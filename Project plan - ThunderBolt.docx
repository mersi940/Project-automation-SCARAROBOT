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B883" w14:textId="06D4871E" w:rsidR="008B45FE" w:rsidRDefault="002C0F2A" w:rsidP="23E17E51">
      <w:pPr>
        <w:pStyle w:val="Title"/>
        <w:jc w:val="center"/>
      </w:pPr>
      <w:r>
        <w:t>P</w:t>
      </w:r>
      <w:r w:rsidR="72333470">
        <w:t>roject plan</w:t>
      </w:r>
    </w:p>
    <w:p w14:paraId="44DD5108" w14:textId="77777777" w:rsidR="008B45FE" w:rsidRDefault="008B45FE" w:rsidP="23E17E51">
      <w:pPr>
        <w:jc w:val="center"/>
      </w:pPr>
    </w:p>
    <w:p w14:paraId="247EB4E6" w14:textId="77777777" w:rsidR="008B45FE" w:rsidRDefault="008B45FE" w:rsidP="23E17E51">
      <w:pPr>
        <w:pStyle w:val="Subtitle"/>
        <w:jc w:val="center"/>
        <w:rPr>
          <w:color w:val="000000" w:themeColor="text1"/>
        </w:rPr>
      </w:pPr>
    </w:p>
    <w:p w14:paraId="6A8E4292" w14:textId="117BD85E" w:rsidR="008B45FE" w:rsidRDefault="72333470" w:rsidP="23E17E51">
      <w:pPr>
        <w:pStyle w:val="Subtitle"/>
        <w:jc w:val="center"/>
        <w:rPr>
          <w:color w:val="000000" w:themeColor="text1"/>
          <w:sz w:val="56"/>
          <w:szCs w:val="56"/>
        </w:rPr>
      </w:pPr>
      <w:r w:rsidRPr="4E2AF978">
        <w:rPr>
          <w:color w:val="000000" w:themeColor="text1"/>
          <w:sz w:val="56"/>
          <w:szCs w:val="56"/>
        </w:rPr>
        <w:t>Project System</w:t>
      </w:r>
    </w:p>
    <w:p w14:paraId="4948DC3A" w14:textId="39CEDB9A" w:rsidR="008B45FE" w:rsidRDefault="72333470" w:rsidP="23E17E51">
      <w:pPr>
        <w:pStyle w:val="Subtitle"/>
        <w:jc w:val="center"/>
        <w:rPr>
          <w:color w:val="FFFFFF" w:themeColor="background1"/>
          <w:sz w:val="56"/>
          <w:szCs w:val="56"/>
        </w:rPr>
      </w:pPr>
      <w:r w:rsidRPr="4E2AF978">
        <w:rPr>
          <w:color w:val="000000" w:themeColor="text1"/>
          <w:sz w:val="56"/>
          <w:szCs w:val="56"/>
        </w:rPr>
        <w:t xml:space="preserve">Company: </w:t>
      </w:r>
      <w:proofErr w:type="spellStart"/>
      <w:r w:rsidRPr="4E2AF978">
        <w:rPr>
          <w:color w:val="000000" w:themeColor="text1"/>
          <w:sz w:val="56"/>
          <w:szCs w:val="56"/>
        </w:rPr>
        <w:t>ThunderBolt</w:t>
      </w:r>
      <w:proofErr w:type="spellEnd"/>
      <w:r w:rsidRPr="4E2AF978">
        <w:rPr>
          <w:color w:val="000000" w:themeColor="text1"/>
          <w:sz w:val="56"/>
          <w:szCs w:val="56"/>
        </w:rPr>
        <w:t xml:space="preserve"> </w:t>
      </w:r>
      <w:r w:rsidRPr="016B929D">
        <w:rPr>
          <w:color w:val="000000" w:themeColor="text1"/>
          <w:sz w:val="56"/>
          <w:szCs w:val="56"/>
        </w:rPr>
        <w:t>A</w:t>
      </w:r>
      <w:r w:rsidR="11298A05" w:rsidRPr="016B929D">
        <w:rPr>
          <w:color w:val="000000" w:themeColor="text1"/>
          <w:sz w:val="56"/>
          <w:szCs w:val="56"/>
        </w:rPr>
        <w:t>RT</w:t>
      </w:r>
      <w:r w:rsidRPr="016B929D">
        <w:rPr>
          <w:color w:val="FFFFFF" w:themeColor="background1"/>
          <w:sz w:val="56"/>
          <w:szCs w:val="56"/>
        </w:rPr>
        <w:t>RT</w:t>
      </w:r>
    </w:p>
    <w:p w14:paraId="786F868B" w14:textId="77777777" w:rsidR="008B45FE" w:rsidRDefault="008B45FE" w:rsidP="23E17E51">
      <w:pPr>
        <w:jc w:val="center"/>
      </w:pPr>
    </w:p>
    <w:p w14:paraId="770893DE" w14:textId="37C8A982" w:rsidR="008B45FE" w:rsidRDefault="008B45FE" w:rsidP="006C18DF"/>
    <w:p w14:paraId="34A048EA" w14:textId="4BE322A8" w:rsidR="008B45FE" w:rsidRDefault="008B45FE" w:rsidP="006C18DF"/>
    <w:p w14:paraId="4B44FBCE" w14:textId="40801A9D" w:rsidR="008B45FE" w:rsidRDefault="008B45FE" w:rsidP="006C18DF"/>
    <w:p w14:paraId="171A9953" w14:textId="7CF85B32" w:rsidR="008B45FE" w:rsidRDefault="008B45FE" w:rsidP="006C18DF"/>
    <w:p w14:paraId="7E5DB07E" w14:textId="5C609608" w:rsidR="008B45FE" w:rsidRDefault="008B45FE" w:rsidP="006C18DF"/>
    <w:p w14:paraId="72E703C6" w14:textId="4677295C" w:rsidR="008B45FE" w:rsidRDefault="008B45FE" w:rsidP="006C18DF"/>
    <w:p w14:paraId="7743A681" w14:textId="77777777" w:rsidR="008B45FE" w:rsidRDefault="008B45FE" w:rsidP="006C18DF"/>
    <w:p w14:paraId="188A8CE5" w14:textId="4E0EE144" w:rsidR="008B45FE" w:rsidRDefault="72333470" w:rsidP="006C18DF">
      <w:r>
        <w:t xml:space="preserve">Place, date: </w:t>
      </w:r>
      <w:r w:rsidR="008B45FE">
        <w:tab/>
      </w:r>
      <w:r>
        <w:t xml:space="preserve">Enschede, </w:t>
      </w:r>
      <w:proofErr w:type="gramStart"/>
      <w:r>
        <w:t>29</w:t>
      </w:r>
      <w:r w:rsidRPr="23E17E51">
        <w:rPr>
          <w:vertAlign w:val="superscript"/>
        </w:rPr>
        <w:t>st</w:t>
      </w:r>
      <w:proofErr w:type="gramEnd"/>
      <w:r>
        <w:t xml:space="preserve"> February 2024</w:t>
      </w:r>
    </w:p>
    <w:p w14:paraId="0047A7C2" w14:textId="7200748A" w:rsidR="008B45FE" w:rsidRDefault="72333470" w:rsidP="006C18DF">
      <w:r>
        <w:t>Drawn up by:</w:t>
      </w:r>
      <w:r w:rsidR="008B45FE">
        <w:tab/>
      </w:r>
      <w:r>
        <w:t>Brian Willians</w:t>
      </w:r>
    </w:p>
    <w:p w14:paraId="3375664A" w14:textId="7AA77786" w:rsidR="008B45FE" w:rsidRDefault="72333470" w:rsidP="23E17E51">
      <w:pPr>
        <w:ind w:firstLine="1440"/>
        <w:rPr>
          <w:lang w:val="en-US"/>
        </w:rPr>
      </w:pPr>
      <w:r w:rsidRPr="23E17E51">
        <w:rPr>
          <w:lang w:val="en-US"/>
        </w:rPr>
        <w:t>Karolina Gogolin</w:t>
      </w:r>
    </w:p>
    <w:p w14:paraId="4461D312" w14:textId="3D5E895B" w:rsidR="008B45FE" w:rsidRPr="002F780A" w:rsidRDefault="72333470" w:rsidP="23E17E51">
      <w:pPr>
        <w:ind w:firstLine="1440"/>
        <w:rPr>
          <w:lang w:val="pt-BR"/>
        </w:rPr>
      </w:pPr>
      <w:r w:rsidRPr="002F780A">
        <w:rPr>
          <w:lang w:val="pt-BR"/>
        </w:rPr>
        <w:t>Nhât Ha Pham</w:t>
      </w:r>
    </w:p>
    <w:p w14:paraId="27F09F39" w14:textId="5F0A362B" w:rsidR="008B45FE" w:rsidRPr="002F780A" w:rsidRDefault="72333470" w:rsidP="23E17E51">
      <w:pPr>
        <w:ind w:left="720" w:firstLine="720"/>
        <w:rPr>
          <w:lang w:val="pt-BR"/>
        </w:rPr>
      </w:pPr>
      <w:r w:rsidRPr="002F780A">
        <w:rPr>
          <w:lang w:val="pt-BR"/>
        </w:rPr>
        <w:t>Stefan Mutafov</w:t>
      </w:r>
    </w:p>
    <w:p w14:paraId="6AC580A6" w14:textId="647C81E4" w:rsidR="008B45FE" w:rsidRPr="002F780A" w:rsidRDefault="72333470" w:rsidP="23E17E51">
      <w:pPr>
        <w:ind w:left="720" w:firstLine="720"/>
        <w:rPr>
          <w:lang w:val="pt-BR"/>
        </w:rPr>
      </w:pPr>
      <w:r w:rsidRPr="002F780A">
        <w:rPr>
          <w:lang w:val="pt-BR"/>
        </w:rPr>
        <w:t>Thais Tereza Cataldi Beirao</w:t>
      </w:r>
    </w:p>
    <w:p w14:paraId="1E74C859" w14:textId="795B340C" w:rsidR="008B45FE" w:rsidRDefault="7022F89E" w:rsidP="006C18DF">
      <w:r>
        <w:t>Version:</w:t>
      </w:r>
      <w:r w:rsidR="72333470">
        <w:tab/>
      </w:r>
      <w:r>
        <w:t xml:space="preserve"> </w:t>
      </w:r>
      <w:r w:rsidR="1C84839C">
        <w:t>1.</w:t>
      </w:r>
      <w:r w:rsidR="002C0F2A">
        <w:t>1</w:t>
      </w:r>
    </w:p>
    <w:p w14:paraId="766946F3" w14:textId="77777777" w:rsidR="008B45FE" w:rsidRDefault="008B45FE" w:rsidP="006C18DF"/>
    <w:p w14:paraId="427EE419" w14:textId="77777777" w:rsidR="008B45FE" w:rsidRDefault="008B45FE" w:rsidP="006C18DF"/>
    <w:p w14:paraId="31C5DF34" w14:textId="77777777" w:rsidR="008B45FE" w:rsidRDefault="008B45FE" w:rsidP="006C18DF"/>
    <w:p w14:paraId="078C4CBF" w14:textId="7632B50C" w:rsidR="008B45FE" w:rsidRDefault="008B45FE" w:rsidP="006C18DF"/>
    <w:p w14:paraId="53666603" w14:textId="77777777" w:rsidR="008B45FE" w:rsidRDefault="008B45FE" w:rsidP="006C18DF"/>
    <w:p w14:paraId="6C06A739" w14:textId="55C176B7" w:rsidR="00155D12" w:rsidRDefault="00155D12" w:rsidP="00155D12">
      <w:pPr>
        <w:pStyle w:val="Caption"/>
        <w:keepNext/>
      </w:pPr>
    </w:p>
    <w:tbl>
      <w:tblPr>
        <w:tblpPr w:leftFromText="141" w:rightFromText="141" w:vertAnchor="text" w:horzAnchor="margin" w:tblpY="-3"/>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20"/>
        <w:gridCol w:w="2986"/>
        <w:gridCol w:w="1749"/>
        <w:gridCol w:w="2813"/>
      </w:tblGrid>
      <w:tr w:rsidR="00DA49D7" w:rsidRPr="008B45FE" w14:paraId="43D7EB88" w14:textId="77777777" w:rsidTr="09BEF94A">
        <w:tc>
          <w:tcPr>
            <w:tcW w:w="1620" w:type="dxa"/>
          </w:tcPr>
          <w:p w14:paraId="131ED903" w14:textId="5411D620" w:rsidR="00DA49D7" w:rsidRPr="008B45FE" w:rsidRDefault="00DA49D7" w:rsidP="00DA49D7">
            <w:pPr>
              <w:pStyle w:val="NoSpacing"/>
              <w:rPr>
                <w:sz w:val="20"/>
                <w:szCs w:val="20"/>
              </w:rPr>
            </w:pPr>
            <w:r w:rsidRPr="008B45FE">
              <w:rPr>
                <w:sz w:val="20"/>
                <w:szCs w:val="20"/>
              </w:rPr>
              <w:t>Pl</w:t>
            </w:r>
            <w:r w:rsidR="00096F1D">
              <w:rPr>
                <w:sz w:val="20"/>
                <w:szCs w:val="20"/>
              </w:rPr>
              <w:t>ace</w:t>
            </w:r>
            <w:r w:rsidRPr="008B45FE">
              <w:rPr>
                <w:sz w:val="20"/>
                <w:szCs w:val="20"/>
              </w:rPr>
              <w:t>, dat</w:t>
            </w:r>
            <w:r w:rsidR="00096F1D">
              <w:rPr>
                <w:sz w:val="20"/>
                <w:szCs w:val="20"/>
              </w:rPr>
              <w:t>e</w:t>
            </w:r>
            <w:r w:rsidRPr="008B45FE">
              <w:rPr>
                <w:sz w:val="20"/>
                <w:szCs w:val="20"/>
              </w:rPr>
              <w:t>:</w:t>
            </w:r>
          </w:p>
          <w:p w14:paraId="2177F845" w14:textId="77777777" w:rsidR="00DA49D7" w:rsidRPr="008B45FE" w:rsidRDefault="00DA49D7" w:rsidP="00DA49D7">
            <w:pPr>
              <w:pStyle w:val="NoSpacing"/>
              <w:rPr>
                <w:sz w:val="20"/>
                <w:szCs w:val="20"/>
              </w:rPr>
            </w:pPr>
          </w:p>
        </w:tc>
        <w:tc>
          <w:tcPr>
            <w:tcW w:w="7548" w:type="dxa"/>
            <w:gridSpan w:val="3"/>
          </w:tcPr>
          <w:p w14:paraId="127C410B" w14:textId="5AEF73AC" w:rsidR="00DA49D7" w:rsidRPr="008B45FE" w:rsidRDefault="00411F51" w:rsidP="00DA49D7">
            <w:pPr>
              <w:pStyle w:val="NoSpacing"/>
              <w:rPr>
                <w:sz w:val="20"/>
                <w:szCs w:val="20"/>
              </w:rPr>
            </w:pPr>
            <w:r>
              <w:rPr>
                <w:sz w:val="20"/>
                <w:szCs w:val="20"/>
              </w:rPr>
              <w:t xml:space="preserve">Enschede, </w:t>
            </w:r>
            <w:r w:rsidR="00225A4E">
              <w:rPr>
                <w:sz w:val="20"/>
                <w:szCs w:val="20"/>
              </w:rPr>
              <w:t>29 February 2024</w:t>
            </w:r>
          </w:p>
        </w:tc>
      </w:tr>
      <w:tr w:rsidR="00DA49D7" w:rsidRPr="008B45FE" w14:paraId="5228D65C" w14:textId="77777777" w:rsidTr="09BEF94A">
        <w:tc>
          <w:tcPr>
            <w:tcW w:w="1620" w:type="dxa"/>
          </w:tcPr>
          <w:p w14:paraId="4D73A483" w14:textId="5E44F0D8" w:rsidR="00DA49D7" w:rsidRPr="008B45FE" w:rsidRDefault="00096F1D" w:rsidP="00DA49D7">
            <w:pPr>
              <w:pStyle w:val="NoSpacing"/>
              <w:rPr>
                <w:sz w:val="20"/>
                <w:szCs w:val="20"/>
              </w:rPr>
            </w:pPr>
            <w:r>
              <w:rPr>
                <w:sz w:val="20"/>
                <w:szCs w:val="20"/>
              </w:rPr>
              <w:t>Drawn by</w:t>
            </w:r>
            <w:r w:rsidR="00DA49D7" w:rsidRPr="008B45FE">
              <w:rPr>
                <w:sz w:val="20"/>
                <w:szCs w:val="20"/>
              </w:rPr>
              <w:t>:</w:t>
            </w:r>
          </w:p>
        </w:tc>
        <w:tc>
          <w:tcPr>
            <w:tcW w:w="7548" w:type="dxa"/>
            <w:gridSpan w:val="3"/>
          </w:tcPr>
          <w:p w14:paraId="687B02D7" w14:textId="3AC90025" w:rsidR="00DA49D7" w:rsidRPr="008B45FE" w:rsidRDefault="00043599" w:rsidP="00DA49D7">
            <w:pPr>
              <w:pStyle w:val="NoSpacing"/>
              <w:rPr>
                <w:sz w:val="20"/>
                <w:szCs w:val="20"/>
              </w:rPr>
            </w:pPr>
            <w:proofErr w:type="spellStart"/>
            <w:r>
              <w:rPr>
                <w:sz w:val="20"/>
                <w:szCs w:val="20"/>
              </w:rPr>
              <w:t>ThunderBolt</w:t>
            </w:r>
            <w:proofErr w:type="spellEnd"/>
            <w:r>
              <w:rPr>
                <w:sz w:val="20"/>
                <w:szCs w:val="20"/>
              </w:rPr>
              <w:t xml:space="preserve"> ART</w:t>
            </w:r>
          </w:p>
        </w:tc>
      </w:tr>
      <w:tr w:rsidR="00DA49D7" w:rsidRPr="008B45FE" w14:paraId="42E8D00A" w14:textId="77777777" w:rsidTr="09BEF94A">
        <w:tc>
          <w:tcPr>
            <w:tcW w:w="1620" w:type="dxa"/>
          </w:tcPr>
          <w:p w14:paraId="03B4629D" w14:textId="28495602" w:rsidR="00DA49D7" w:rsidRPr="008B45FE" w:rsidRDefault="00973AB5" w:rsidP="00DA49D7">
            <w:pPr>
              <w:pStyle w:val="NoSpacing"/>
              <w:rPr>
                <w:sz w:val="20"/>
                <w:szCs w:val="20"/>
              </w:rPr>
            </w:pPr>
            <w:r>
              <w:rPr>
                <w:sz w:val="20"/>
                <w:szCs w:val="20"/>
              </w:rPr>
              <w:t xml:space="preserve">Chapter </w:t>
            </w:r>
            <w:r w:rsidR="4570F6A4" w:rsidRPr="3B5C0758">
              <w:rPr>
                <w:sz w:val="20"/>
                <w:szCs w:val="20"/>
              </w:rPr>
              <w:t>1</w:t>
            </w:r>
          </w:p>
        </w:tc>
        <w:tc>
          <w:tcPr>
            <w:tcW w:w="2986" w:type="dxa"/>
          </w:tcPr>
          <w:p w14:paraId="3A37D6AF" w14:textId="496A9EF3" w:rsidR="00DA49D7" w:rsidRPr="008B45FE" w:rsidRDefault="4570F6A4" w:rsidP="00DA49D7">
            <w:pPr>
              <w:pStyle w:val="NoSpacing"/>
              <w:rPr>
                <w:sz w:val="20"/>
                <w:szCs w:val="20"/>
              </w:rPr>
            </w:pPr>
            <w:r w:rsidRPr="434E8858">
              <w:rPr>
                <w:sz w:val="20"/>
                <w:szCs w:val="20"/>
              </w:rPr>
              <w:t xml:space="preserve">Brian </w:t>
            </w:r>
            <w:r w:rsidRPr="3481C1CF">
              <w:rPr>
                <w:sz w:val="20"/>
                <w:szCs w:val="20"/>
              </w:rPr>
              <w:t>Williams</w:t>
            </w:r>
          </w:p>
        </w:tc>
        <w:tc>
          <w:tcPr>
            <w:tcW w:w="1749" w:type="dxa"/>
          </w:tcPr>
          <w:p w14:paraId="0B33D384" w14:textId="31B64A27" w:rsidR="00DA49D7" w:rsidRPr="008B45FE" w:rsidRDefault="4570F6A4" w:rsidP="00DA49D7">
            <w:pPr>
              <w:pStyle w:val="NoSpacing"/>
              <w:rPr>
                <w:sz w:val="20"/>
                <w:szCs w:val="20"/>
              </w:rPr>
            </w:pPr>
            <w:r w:rsidRPr="6A81E121">
              <w:rPr>
                <w:sz w:val="20"/>
                <w:szCs w:val="20"/>
              </w:rPr>
              <w:t>559296</w:t>
            </w:r>
          </w:p>
        </w:tc>
        <w:tc>
          <w:tcPr>
            <w:tcW w:w="2813" w:type="dxa"/>
          </w:tcPr>
          <w:p w14:paraId="5E461D8F" w14:textId="6598778E" w:rsidR="00DA49D7" w:rsidRPr="008B45FE" w:rsidRDefault="4570F6A4" w:rsidP="00DA49D7">
            <w:pPr>
              <w:pStyle w:val="NoSpacing"/>
              <w:rPr>
                <w:sz w:val="20"/>
                <w:szCs w:val="20"/>
              </w:rPr>
            </w:pPr>
            <w:r w:rsidRPr="44801EFD">
              <w:rPr>
                <w:sz w:val="20"/>
                <w:szCs w:val="20"/>
              </w:rPr>
              <w:t>559296@student.saxion.</w:t>
            </w:r>
            <w:r w:rsidRPr="6CF9DFAF">
              <w:rPr>
                <w:sz w:val="20"/>
                <w:szCs w:val="20"/>
              </w:rPr>
              <w:t>nl</w:t>
            </w:r>
          </w:p>
        </w:tc>
      </w:tr>
      <w:tr w:rsidR="00C8117C" w:rsidRPr="008B45FE" w14:paraId="15CD64FE" w14:textId="77777777" w:rsidTr="09BEF94A">
        <w:tc>
          <w:tcPr>
            <w:tcW w:w="1620" w:type="dxa"/>
          </w:tcPr>
          <w:p w14:paraId="7881E858" w14:textId="06FFBBA9" w:rsidR="00C8117C" w:rsidRPr="008B45FE" w:rsidRDefault="00C8117C" w:rsidP="00C8117C">
            <w:pPr>
              <w:pStyle w:val="NoSpacing"/>
              <w:rPr>
                <w:sz w:val="20"/>
                <w:szCs w:val="20"/>
              </w:rPr>
            </w:pPr>
            <w:r>
              <w:rPr>
                <w:sz w:val="20"/>
                <w:szCs w:val="20"/>
              </w:rPr>
              <w:t xml:space="preserve">Chapter </w:t>
            </w:r>
            <w:r w:rsidR="5E4D3E38" w:rsidRPr="32C14619">
              <w:rPr>
                <w:sz w:val="20"/>
                <w:szCs w:val="20"/>
              </w:rPr>
              <w:t>2</w:t>
            </w:r>
          </w:p>
        </w:tc>
        <w:tc>
          <w:tcPr>
            <w:tcW w:w="2986" w:type="dxa"/>
          </w:tcPr>
          <w:p w14:paraId="2ABB7A92" w14:textId="31857471" w:rsidR="00C8117C" w:rsidRPr="008B45FE" w:rsidRDefault="1D76ABA3" w:rsidP="5A46DF31">
            <w:r>
              <w:t xml:space="preserve">Thais Tereza Cataldi </w:t>
            </w:r>
            <w:proofErr w:type="spellStart"/>
            <w:r>
              <w:t>Beirao</w:t>
            </w:r>
            <w:proofErr w:type="spellEnd"/>
          </w:p>
        </w:tc>
        <w:tc>
          <w:tcPr>
            <w:tcW w:w="1749" w:type="dxa"/>
          </w:tcPr>
          <w:p w14:paraId="7559FD97" w14:textId="0FB6508C" w:rsidR="00C8117C" w:rsidRPr="008B45FE" w:rsidRDefault="7457F43B" w:rsidP="00C8117C">
            <w:pPr>
              <w:pStyle w:val="NoSpacing"/>
              <w:rPr>
                <w:sz w:val="20"/>
                <w:szCs w:val="20"/>
              </w:rPr>
            </w:pPr>
            <w:r w:rsidRPr="387BCE0A">
              <w:rPr>
                <w:sz w:val="20"/>
                <w:szCs w:val="20"/>
              </w:rPr>
              <w:t>549098</w:t>
            </w:r>
          </w:p>
        </w:tc>
        <w:tc>
          <w:tcPr>
            <w:tcW w:w="2813" w:type="dxa"/>
          </w:tcPr>
          <w:p w14:paraId="18627FCC" w14:textId="6439CCA8" w:rsidR="00C8117C" w:rsidRPr="008B45FE" w:rsidRDefault="72215CF5" w:rsidP="00C8117C">
            <w:pPr>
              <w:pStyle w:val="NoSpacing"/>
              <w:rPr>
                <w:sz w:val="20"/>
                <w:szCs w:val="20"/>
              </w:rPr>
            </w:pPr>
            <w:r w:rsidRPr="15ACEB25">
              <w:rPr>
                <w:sz w:val="20"/>
                <w:szCs w:val="20"/>
              </w:rPr>
              <w:t>549098@student.saxion.nl</w:t>
            </w:r>
          </w:p>
        </w:tc>
      </w:tr>
      <w:tr w:rsidR="00C8117C" w:rsidRPr="008B45FE" w14:paraId="7E1B645C" w14:textId="77777777" w:rsidTr="09BEF94A">
        <w:tc>
          <w:tcPr>
            <w:tcW w:w="1620" w:type="dxa"/>
          </w:tcPr>
          <w:p w14:paraId="03A81A60" w14:textId="05844942" w:rsidR="00C8117C" w:rsidRPr="008B45FE" w:rsidRDefault="00C8117C" w:rsidP="00C8117C">
            <w:pPr>
              <w:pStyle w:val="NoSpacing"/>
              <w:rPr>
                <w:sz w:val="20"/>
                <w:szCs w:val="20"/>
              </w:rPr>
            </w:pPr>
            <w:r>
              <w:rPr>
                <w:sz w:val="20"/>
                <w:szCs w:val="20"/>
              </w:rPr>
              <w:t xml:space="preserve">Chapter </w:t>
            </w:r>
            <w:r w:rsidR="332230C7" w:rsidRPr="32C14619">
              <w:rPr>
                <w:sz w:val="20"/>
                <w:szCs w:val="20"/>
              </w:rPr>
              <w:t>3</w:t>
            </w:r>
          </w:p>
        </w:tc>
        <w:tc>
          <w:tcPr>
            <w:tcW w:w="2986" w:type="dxa"/>
          </w:tcPr>
          <w:p w14:paraId="63088DE5" w14:textId="0BA43041" w:rsidR="00C8117C" w:rsidRPr="008B45FE" w:rsidRDefault="58EE52C2" w:rsidP="5D1A9F2B">
            <w:r>
              <w:t xml:space="preserve">Thais Tereza Cataldi </w:t>
            </w:r>
            <w:proofErr w:type="spellStart"/>
            <w:r>
              <w:t>Beirao</w:t>
            </w:r>
            <w:proofErr w:type="spellEnd"/>
          </w:p>
        </w:tc>
        <w:tc>
          <w:tcPr>
            <w:tcW w:w="1749" w:type="dxa"/>
          </w:tcPr>
          <w:p w14:paraId="5A386CCC" w14:textId="42C792F9" w:rsidR="00C8117C" w:rsidRPr="008B45FE" w:rsidRDefault="433737EA" w:rsidP="00C8117C">
            <w:pPr>
              <w:pStyle w:val="NoSpacing"/>
              <w:rPr>
                <w:sz w:val="20"/>
                <w:szCs w:val="20"/>
              </w:rPr>
            </w:pPr>
            <w:r w:rsidRPr="387BCE0A">
              <w:rPr>
                <w:sz w:val="20"/>
                <w:szCs w:val="20"/>
              </w:rPr>
              <w:t>549098</w:t>
            </w:r>
          </w:p>
        </w:tc>
        <w:tc>
          <w:tcPr>
            <w:tcW w:w="2813" w:type="dxa"/>
          </w:tcPr>
          <w:p w14:paraId="41B2A972" w14:textId="32C6A57F" w:rsidR="00C8117C" w:rsidRPr="008B45FE" w:rsidRDefault="6A4DF848" w:rsidP="00C8117C">
            <w:pPr>
              <w:pStyle w:val="NoSpacing"/>
              <w:rPr>
                <w:sz w:val="20"/>
                <w:szCs w:val="20"/>
              </w:rPr>
            </w:pPr>
            <w:r w:rsidRPr="15ACEB25">
              <w:rPr>
                <w:sz w:val="20"/>
                <w:szCs w:val="20"/>
              </w:rPr>
              <w:t>549098@student.saxion.nl</w:t>
            </w:r>
          </w:p>
        </w:tc>
      </w:tr>
      <w:tr w:rsidR="00C8117C" w:rsidRPr="008B45FE" w14:paraId="332B9C29" w14:textId="77777777" w:rsidTr="09BEF94A">
        <w:tc>
          <w:tcPr>
            <w:tcW w:w="1620" w:type="dxa"/>
          </w:tcPr>
          <w:p w14:paraId="7BE6177A" w14:textId="7B770B3C" w:rsidR="00C8117C" w:rsidRPr="008B45FE" w:rsidRDefault="00C8117C" w:rsidP="00C8117C">
            <w:pPr>
              <w:pStyle w:val="NoSpacing"/>
              <w:rPr>
                <w:sz w:val="20"/>
                <w:szCs w:val="20"/>
              </w:rPr>
            </w:pPr>
            <w:r>
              <w:rPr>
                <w:sz w:val="20"/>
                <w:szCs w:val="20"/>
              </w:rPr>
              <w:t xml:space="preserve">Chapter </w:t>
            </w:r>
            <w:r w:rsidR="22C24C7B" w:rsidRPr="32C14619">
              <w:rPr>
                <w:sz w:val="20"/>
                <w:szCs w:val="20"/>
              </w:rPr>
              <w:t>4</w:t>
            </w:r>
          </w:p>
        </w:tc>
        <w:tc>
          <w:tcPr>
            <w:tcW w:w="2986" w:type="dxa"/>
          </w:tcPr>
          <w:p w14:paraId="451F9F7A" w14:textId="1CFC379A" w:rsidR="00C8117C" w:rsidRPr="008B45FE" w:rsidRDefault="5E731A1E" w:rsidP="00C8117C">
            <w:pPr>
              <w:pStyle w:val="NoSpacing"/>
              <w:rPr>
                <w:sz w:val="20"/>
                <w:szCs w:val="20"/>
              </w:rPr>
            </w:pPr>
            <w:r w:rsidRPr="09BEF94A">
              <w:rPr>
                <w:sz w:val="20"/>
                <w:szCs w:val="20"/>
              </w:rPr>
              <w:t>Brian Williams</w:t>
            </w:r>
          </w:p>
        </w:tc>
        <w:tc>
          <w:tcPr>
            <w:tcW w:w="1749" w:type="dxa"/>
          </w:tcPr>
          <w:p w14:paraId="6935E468" w14:textId="168715A7" w:rsidR="00C8117C" w:rsidRPr="008B45FE" w:rsidRDefault="5E731A1E" w:rsidP="00C8117C">
            <w:pPr>
              <w:pStyle w:val="NoSpacing"/>
              <w:rPr>
                <w:sz w:val="20"/>
                <w:szCs w:val="20"/>
              </w:rPr>
            </w:pPr>
            <w:r w:rsidRPr="09BEF94A">
              <w:rPr>
                <w:sz w:val="20"/>
                <w:szCs w:val="20"/>
              </w:rPr>
              <w:t>559296</w:t>
            </w:r>
          </w:p>
        </w:tc>
        <w:tc>
          <w:tcPr>
            <w:tcW w:w="2813" w:type="dxa"/>
          </w:tcPr>
          <w:p w14:paraId="538868DC" w14:textId="0A6C5545" w:rsidR="00C8117C" w:rsidRPr="008B45FE" w:rsidRDefault="00E4F1C4" w:rsidP="00C8117C">
            <w:pPr>
              <w:pStyle w:val="NoSpacing"/>
              <w:rPr>
                <w:sz w:val="20"/>
                <w:szCs w:val="20"/>
              </w:rPr>
            </w:pPr>
            <w:r w:rsidRPr="0855506F">
              <w:rPr>
                <w:sz w:val="20"/>
                <w:szCs w:val="20"/>
              </w:rPr>
              <w:t>559296@student.saxion.nl</w:t>
            </w:r>
          </w:p>
        </w:tc>
      </w:tr>
      <w:tr w:rsidR="00C8117C" w:rsidRPr="008B45FE" w14:paraId="20FD3F99" w14:textId="77777777" w:rsidTr="09BEF94A">
        <w:tc>
          <w:tcPr>
            <w:tcW w:w="1620" w:type="dxa"/>
          </w:tcPr>
          <w:p w14:paraId="659E1AE5" w14:textId="62004A86" w:rsidR="00C8117C" w:rsidRDefault="00C8117C" w:rsidP="00C8117C">
            <w:pPr>
              <w:pStyle w:val="NoSpacing"/>
              <w:rPr>
                <w:sz w:val="20"/>
                <w:szCs w:val="20"/>
              </w:rPr>
            </w:pPr>
            <w:r>
              <w:rPr>
                <w:sz w:val="20"/>
                <w:szCs w:val="20"/>
              </w:rPr>
              <w:t xml:space="preserve">Chapter </w:t>
            </w:r>
            <w:r w:rsidR="149B9C08" w:rsidRPr="32C14619">
              <w:rPr>
                <w:sz w:val="20"/>
                <w:szCs w:val="20"/>
              </w:rPr>
              <w:t>5</w:t>
            </w:r>
          </w:p>
        </w:tc>
        <w:tc>
          <w:tcPr>
            <w:tcW w:w="2986" w:type="dxa"/>
          </w:tcPr>
          <w:p w14:paraId="7D7AAFE9" w14:textId="671D3280" w:rsidR="00C8117C" w:rsidRPr="008B45FE" w:rsidRDefault="6E24EE4B" w:rsidP="00C8117C">
            <w:pPr>
              <w:pStyle w:val="NoSpacing"/>
              <w:rPr>
                <w:sz w:val="20"/>
                <w:szCs w:val="20"/>
              </w:rPr>
            </w:pPr>
            <w:r w:rsidRPr="344356A5">
              <w:rPr>
                <w:sz w:val="20"/>
                <w:szCs w:val="20"/>
              </w:rPr>
              <w:t xml:space="preserve">Stefan </w:t>
            </w:r>
            <w:r w:rsidRPr="30A2AB17">
              <w:rPr>
                <w:sz w:val="20"/>
                <w:szCs w:val="20"/>
              </w:rPr>
              <w:t>Mutafov</w:t>
            </w:r>
          </w:p>
        </w:tc>
        <w:tc>
          <w:tcPr>
            <w:tcW w:w="1749" w:type="dxa"/>
          </w:tcPr>
          <w:p w14:paraId="66BB6CFC" w14:textId="48D11750" w:rsidR="00C8117C" w:rsidRPr="008B45FE" w:rsidRDefault="6E24EE4B" w:rsidP="00C8117C">
            <w:pPr>
              <w:pStyle w:val="NoSpacing"/>
            </w:pPr>
            <w:r w:rsidRPr="792706FD">
              <w:rPr>
                <w:sz w:val="20"/>
                <w:szCs w:val="20"/>
              </w:rPr>
              <w:t>543838</w:t>
            </w:r>
          </w:p>
        </w:tc>
        <w:tc>
          <w:tcPr>
            <w:tcW w:w="2813" w:type="dxa"/>
          </w:tcPr>
          <w:p w14:paraId="3F50FCC1" w14:textId="580BDFAC" w:rsidR="00C8117C" w:rsidRPr="008B45FE" w:rsidRDefault="6E24EE4B" w:rsidP="00C8117C">
            <w:pPr>
              <w:pStyle w:val="NoSpacing"/>
            </w:pPr>
            <w:r w:rsidRPr="15ACEB25">
              <w:rPr>
                <w:sz w:val="20"/>
                <w:szCs w:val="20"/>
              </w:rPr>
              <w:t>543838</w:t>
            </w:r>
            <w:r w:rsidR="5C808C8D" w:rsidRPr="15ACEB25">
              <w:rPr>
                <w:sz w:val="20"/>
                <w:szCs w:val="20"/>
              </w:rPr>
              <w:t>@</w:t>
            </w:r>
            <w:r w:rsidRPr="15ACEB25">
              <w:rPr>
                <w:sz w:val="20"/>
                <w:szCs w:val="20"/>
              </w:rPr>
              <w:t>student</w:t>
            </w:r>
            <w:r w:rsidRPr="792706FD">
              <w:rPr>
                <w:sz w:val="20"/>
                <w:szCs w:val="20"/>
              </w:rPr>
              <w:t>.saxion.nl</w:t>
            </w:r>
          </w:p>
        </w:tc>
      </w:tr>
      <w:tr w:rsidR="792706FD" w14:paraId="66BAB044" w14:textId="77777777" w:rsidTr="0855506F">
        <w:trPr>
          <w:trHeight w:val="300"/>
        </w:trPr>
        <w:tc>
          <w:tcPr>
            <w:tcW w:w="1620" w:type="dxa"/>
          </w:tcPr>
          <w:p w14:paraId="3D908026" w14:textId="3F3B06BE" w:rsidR="6E24EE4B" w:rsidRDefault="6E24EE4B" w:rsidP="792706FD">
            <w:pPr>
              <w:pStyle w:val="NoSpacing"/>
              <w:rPr>
                <w:sz w:val="20"/>
                <w:szCs w:val="20"/>
              </w:rPr>
            </w:pPr>
            <w:r w:rsidRPr="792706FD">
              <w:rPr>
                <w:sz w:val="20"/>
                <w:szCs w:val="20"/>
              </w:rPr>
              <w:t>Chapter 6</w:t>
            </w:r>
          </w:p>
        </w:tc>
        <w:tc>
          <w:tcPr>
            <w:tcW w:w="2986" w:type="dxa"/>
          </w:tcPr>
          <w:p w14:paraId="6BF6BCB9" w14:textId="401C7C80" w:rsidR="6E24EE4B" w:rsidRDefault="6E24EE4B" w:rsidP="792706FD">
            <w:pPr>
              <w:pStyle w:val="NoSpacing"/>
              <w:rPr>
                <w:sz w:val="20"/>
                <w:szCs w:val="20"/>
              </w:rPr>
            </w:pPr>
            <w:r w:rsidRPr="792706FD">
              <w:rPr>
                <w:sz w:val="20"/>
                <w:szCs w:val="20"/>
              </w:rPr>
              <w:t>Karolina Gogolin</w:t>
            </w:r>
          </w:p>
        </w:tc>
        <w:tc>
          <w:tcPr>
            <w:tcW w:w="1749" w:type="dxa"/>
          </w:tcPr>
          <w:p w14:paraId="4321DF8C" w14:textId="241B5AE7" w:rsidR="6E24EE4B" w:rsidRDefault="6E24EE4B" w:rsidP="792706FD">
            <w:pPr>
              <w:pStyle w:val="NoSpacing"/>
              <w:rPr>
                <w:sz w:val="20"/>
                <w:szCs w:val="20"/>
              </w:rPr>
            </w:pPr>
            <w:r w:rsidRPr="0855506F">
              <w:rPr>
                <w:sz w:val="20"/>
                <w:szCs w:val="20"/>
              </w:rPr>
              <w:t>543772</w:t>
            </w:r>
          </w:p>
        </w:tc>
        <w:tc>
          <w:tcPr>
            <w:tcW w:w="2813" w:type="dxa"/>
          </w:tcPr>
          <w:p w14:paraId="4E8B58EB" w14:textId="76BBCE29" w:rsidR="792706FD" w:rsidRDefault="6E24EE4B" w:rsidP="792706FD">
            <w:pPr>
              <w:pStyle w:val="NoSpacing"/>
              <w:rPr>
                <w:sz w:val="20"/>
                <w:szCs w:val="20"/>
              </w:rPr>
            </w:pPr>
            <w:r w:rsidRPr="15ACEB25">
              <w:rPr>
                <w:sz w:val="20"/>
                <w:szCs w:val="20"/>
              </w:rPr>
              <w:t>543772</w:t>
            </w:r>
            <w:r w:rsidR="49E336B4" w:rsidRPr="15ACEB25">
              <w:rPr>
                <w:sz w:val="20"/>
                <w:szCs w:val="20"/>
              </w:rPr>
              <w:t>@</w:t>
            </w:r>
            <w:r w:rsidRPr="15ACEB25">
              <w:rPr>
                <w:sz w:val="20"/>
                <w:szCs w:val="20"/>
              </w:rPr>
              <w:t>student</w:t>
            </w:r>
            <w:r w:rsidRPr="0855506F">
              <w:rPr>
                <w:sz w:val="20"/>
                <w:szCs w:val="20"/>
              </w:rPr>
              <w:t>.saxion.nl</w:t>
            </w:r>
          </w:p>
        </w:tc>
      </w:tr>
      <w:tr w:rsidR="0855506F" w14:paraId="57AC74C3" w14:textId="77777777" w:rsidTr="0855506F">
        <w:trPr>
          <w:trHeight w:val="300"/>
        </w:trPr>
        <w:tc>
          <w:tcPr>
            <w:tcW w:w="1620" w:type="dxa"/>
          </w:tcPr>
          <w:p w14:paraId="5BE24CD9" w14:textId="72BC1D55" w:rsidR="6E24EE4B" w:rsidRDefault="6E24EE4B" w:rsidP="0855506F">
            <w:pPr>
              <w:pStyle w:val="NoSpacing"/>
              <w:rPr>
                <w:sz w:val="20"/>
                <w:szCs w:val="20"/>
              </w:rPr>
            </w:pPr>
            <w:r w:rsidRPr="0855506F">
              <w:rPr>
                <w:sz w:val="20"/>
                <w:szCs w:val="20"/>
              </w:rPr>
              <w:t>Chapter 7</w:t>
            </w:r>
          </w:p>
        </w:tc>
        <w:tc>
          <w:tcPr>
            <w:tcW w:w="2986" w:type="dxa"/>
          </w:tcPr>
          <w:p w14:paraId="06BADBB1" w14:textId="0AC2876B" w:rsidR="45A561BB" w:rsidRDefault="45A561BB" w:rsidP="0855506F">
            <w:pPr>
              <w:rPr>
                <w:rFonts w:ascii="Arial" w:eastAsia="Times New Roman" w:hAnsi="Arial" w:cs="Arial"/>
                <w:color w:val="000000" w:themeColor="text1"/>
                <w:sz w:val="18"/>
                <w:szCs w:val="18"/>
              </w:rPr>
            </w:pPr>
            <w:r w:rsidRPr="0855506F">
              <w:rPr>
                <w:rFonts w:ascii="Arial" w:eastAsia="Times New Roman" w:hAnsi="Arial" w:cs="Arial"/>
                <w:color w:val="000000" w:themeColor="text1"/>
                <w:sz w:val="18"/>
                <w:szCs w:val="18"/>
              </w:rPr>
              <w:t>Nhật Hà Phạm</w:t>
            </w:r>
          </w:p>
        </w:tc>
        <w:tc>
          <w:tcPr>
            <w:tcW w:w="1749" w:type="dxa"/>
          </w:tcPr>
          <w:p w14:paraId="501CA68E" w14:textId="1F14AB01" w:rsidR="0855506F" w:rsidRDefault="40AFD754" w:rsidP="0855506F">
            <w:pPr>
              <w:pStyle w:val="NoSpacing"/>
              <w:rPr>
                <w:sz w:val="20"/>
                <w:szCs w:val="20"/>
              </w:rPr>
            </w:pPr>
            <w:r w:rsidRPr="15ACEB25">
              <w:rPr>
                <w:sz w:val="20"/>
                <w:szCs w:val="20"/>
              </w:rPr>
              <w:t>547508</w:t>
            </w:r>
          </w:p>
        </w:tc>
        <w:tc>
          <w:tcPr>
            <w:tcW w:w="2813" w:type="dxa"/>
          </w:tcPr>
          <w:p w14:paraId="26661893" w14:textId="3552F0E0" w:rsidR="0855506F" w:rsidRDefault="527A6B0F" w:rsidP="0855506F">
            <w:pPr>
              <w:pStyle w:val="NoSpacing"/>
              <w:rPr>
                <w:sz w:val="20"/>
                <w:szCs w:val="20"/>
              </w:rPr>
            </w:pPr>
            <w:r w:rsidRPr="15ACEB25">
              <w:rPr>
                <w:sz w:val="20"/>
                <w:szCs w:val="20"/>
              </w:rPr>
              <w:t>547508@student.saxion.nl</w:t>
            </w:r>
          </w:p>
        </w:tc>
      </w:tr>
      <w:tr w:rsidR="0855506F" w14:paraId="4F3604FE" w14:textId="77777777" w:rsidTr="0855506F">
        <w:trPr>
          <w:trHeight w:val="300"/>
        </w:trPr>
        <w:tc>
          <w:tcPr>
            <w:tcW w:w="1620" w:type="dxa"/>
          </w:tcPr>
          <w:p w14:paraId="4837EFFC" w14:textId="5DE8A61A" w:rsidR="6E24EE4B" w:rsidRDefault="6E24EE4B" w:rsidP="0855506F">
            <w:pPr>
              <w:pStyle w:val="NoSpacing"/>
              <w:rPr>
                <w:sz w:val="20"/>
                <w:szCs w:val="20"/>
              </w:rPr>
            </w:pPr>
            <w:r w:rsidRPr="0855506F">
              <w:rPr>
                <w:sz w:val="20"/>
                <w:szCs w:val="20"/>
              </w:rPr>
              <w:t>Chapter 8</w:t>
            </w:r>
          </w:p>
        </w:tc>
        <w:tc>
          <w:tcPr>
            <w:tcW w:w="2986" w:type="dxa"/>
          </w:tcPr>
          <w:p w14:paraId="786F3E21" w14:textId="1FE96C2A" w:rsidR="13BFC64F" w:rsidRDefault="13BFC64F">
            <w:r>
              <w:t xml:space="preserve">Thais Tereza Cataldi </w:t>
            </w:r>
            <w:proofErr w:type="spellStart"/>
            <w:r>
              <w:t>Beirao</w:t>
            </w:r>
            <w:proofErr w:type="spellEnd"/>
          </w:p>
        </w:tc>
        <w:tc>
          <w:tcPr>
            <w:tcW w:w="1749" w:type="dxa"/>
          </w:tcPr>
          <w:p w14:paraId="368D26CF" w14:textId="054AF71D" w:rsidR="0855506F" w:rsidRDefault="128D2DF7" w:rsidP="0855506F">
            <w:pPr>
              <w:pStyle w:val="NoSpacing"/>
              <w:rPr>
                <w:sz w:val="20"/>
                <w:szCs w:val="20"/>
              </w:rPr>
            </w:pPr>
            <w:r w:rsidRPr="15ACEB25">
              <w:rPr>
                <w:sz w:val="20"/>
                <w:szCs w:val="20"/>
              </w:rPr>
              <w:t>549098</w:t>
            </w:r>
          </w:p>
        </w:tc>
        <w:tc>
          <w:tcPr>
            <w:tcW w:w="2813" w:type="dxa"/>
          </w:tcPr>
          <w:p w14:paraId="4B0A234D" w14:textId="6D0C7BDC" w:rsidR="0855506F" w:rsidRDefault="1C91309B" w:rsidP="0855506F">
            <w:pPr>
              <w:pStyle w:val="NoSpacing"/>
              <w:rPr>
                <w:sz w:val="20"/>
                <w:szCs w:val="20"/>
              </w:rPr>
            </w:pPr>
            <w:r w:rsidRPr="15ACEB25">
              <w:rPr>
                <w:sz w:val="20"/>
                <w:szCs w:val="20"/>
              </w:rPr>
              <w:t>549098@student.saxion.nl</w:t>
            </w:r>
          </w:p>
        </w:tc>
      </w:tr>
      <w:tr w:rsidR="0855506F" w14:paraId="649FD1D6" w14:textId="77777777" w:rsidTr="0855506F">
        <w:trPr>
          <w:trHeight w:val="300"/>
        </w:trPr>
        <w:tc>
          <w:tcPr>
            <w:tcW w:w="1620" w:type="dxa"/>
          </w:tcPr>
          <w:p w14:paraId="237F47DF" w14:textId="5A32FE50" w:rsidR="6E24EE4B" w:rsidRDefault="6E24EE4B" w:rsidP="0855506F">
            <w:pPr>
              <w:pStyle w:val="NoSpacing"/>
              <w:rPr>
                <w:sz w:val="20"/>
                <w:szCs w:val="20"/>
              </w:rPr>
            </w:pPr>
            <w:r w:rsidRPr="0855506F">
              <w:rPr>
                <w:sz w:val="20"/>
                <w:szCs w:val="20"/>
              </w:rPr>
              <w:t>Chapter 9</w:t>
            </w:r>
          </w:p>
        </w:tc>
        <w:tc>
          <w:tcPr>
            <w:tcW w:w="2986" w:type="dxa"/>
          </w:tcPr>
          <w:p w14:paraId="2C3957AB" w14:textId="4F9C21B0" w:rsidR="1658B5E8" w:rsidRDefault="1658B5E8" w:rsidP="0855506F">
            <w:pPr>
              <w:pStyle w:val="NoSpacing"/>
              <w:rPr>
                <w:sz w:val="20"/>
                <w:szCs w:val="20"/>
              </w:rPr>
            </w:pPr>
            <w:r w:rsidRPr="0855506F">
              <w:rPr>
                <w:sz w:val="20"/>
                <w:szCs w:val="20"/>
              </w:rPr>
              <w:t>Brian Williams</w:t>
            </w:r>
          </w:p>
        </w:tc>
        <w:tc>
          <w:tcPr>
            <w:tcW w:w="1749" w:type="dxa"/>
          </w:tcPr>
          <w:p w14:paraId="14EC8210" w14:textId="707A40B8" w:rsidR="0855506F" w:rsidRDefault="1658B5E8" w:rsidP="0855506F">
            <w:pPr>
              <w:pStyle w:val="NoSpacing"/>
              <w:rPr>
                <w:sz w:val="20"/>
                <w:szCs w:val="20"/>
              </w:rPr>
            </w:pPr>
            <w:r w:rsidRPr="5A9F13CD">
              <w:rPr>
                <w:sz w:val="20"/>
                <w:szCs w:val="20"/>
              </w:rPr>
              <w:t>559296</w:t>
            </w:r>
          </w:p>
        </w:tc>
        <w:tc>
          <w:tcPr>
            <w:tcW w:w="2813" w:type="dxa"/>
          </w:tcPr>
          <w:p w14:paraId="725CDFF5" w14:textId="1AAF4B07" w:rsidR="0855506F" w:rsidRDefault="1658B5E8" w:rsidP="0855506F">
            <w:pPr>
              <w:pStyle w:val="NoSpacing"/>
              <w:rPr>
                <w:sz w:val="20"/>
                <w:szCs w:val="20"/>
              </w:rPr>
            </w:pPr>
            <w:r w:rsidRPr="5A9F13CD">
              <w:rPr>
                <w:sz w:val="20"/>
                <w:szCs w:val="20"/>
              </w:rPr>
              <w:t>559296@student.saxion.nl</w:t>
            </w:r>
          </w:p>
        </w:tc>
      </w:tr>
      <w:tr w:rsidR="00973AB5" w:rsidRPr="008B45FE" w14:paraId="53F6DF8A" w14:textId="77777777" w:rsidTr="09BEF94A">
        <w:tc>
          <w:tcPr>
            <w:tcW w:w="1620" w:type="dxa"/>
          </w:tcPr>
          <w:p w14:paraId="2B129B60" w14:textId="77777777" w:rsidR="00973AB5" w:rsidRPr="008B45FE" w:rsidRDefault="00973AB5" w:rsidP="00973AB5">
            <w:pPr>
              <w:pStyle w:val="NoSpacing"/>
              <w:rPr>
                <w:sz w:val="20"/>
                <w:szCs w:val="20"/>
              </w:rPr>
            </w:pPr>
          </w:p>
        </w:tc>
        <w:tc>
          <w:tcPr>
            <w:tcW w:w="2986" w:type="dxa"/>
          </w:tcPr>
          <w:p w14:paraId="03DF7A7C" w14:textId="77777777" w:rsidR="00973AB5" w:rsidRPr="008B45FE" w:rsidRDefault="00973AB5" w:rsidP="00973AB5">
            <w:pPr>
              <w:pStyle w:val="NoSpacing"/>
              <w:rPr>
                <w:sz w:val="20"/>
                <w:szCs w:val="20"/>
              </w:rPr>
            </w:pPr>
          </w:p>
        </w:tc>
        <w:tc>
          <w:tcPr>
            <w:tcW w:w="1749" w:type="dxa"/>
          </w:tcPr>
          <w:p w14:paraId="2F6A9AE6" w14:textId="77777777" w:rsidR="00973AB5" w:rsidRPr="008B45FE" w:rsidRDefault="00973AB5" w:rsidP="00973AB5">
            <w:pPr>
              <w:pStyle w:val="NoSpacing"/>
              <w:rPr>
                <w:sz w:val="20"/>
                <w:szCs w:val="20"/>
              </w:rPr>
            </w:pPr>
          </w:p>
        </w:tc>
        <w:tc>
          <w:tcPr>
            <w:tcW w:w="2813" w:type="dxa"/>
          </w:tcPr>
          <w:p w14:paraId="27C537B5" w14:textId="77777777" w:rsidR="00973AB5" w:rsidRPr="008B45FE" w:rsidRDefault="00973AB5" w:rsidP="00973AB5">
            <w:pPr>
              <w:pStyle w:val="NoSpacing"/>
              <w:rPr>
                <w:sz w:val="20"/>
                <w:szCs w:val="20"/>
              </w:rPr>
            </w:pPr>
          </w:p>
        </w:tc>
      </w:tr>
      <w:tr w:rsidR="00973AB5" w:rsidRPr="008B45FE" w14:paraId="039AB998" w14:textId="77777777" w:rsidTr="09BEF94A">
        <w:tc>
          <w:tcPr>
            <w:tcW w:w="1620" w:type="dxa"/>
          </w:tcPr>
          <w:p w14:paraId="40EA813B" w14:textId="53478A7B" w:rsidR="00973AB5" w:rsidRPr="008B45FE" w:rsidRDefault="00973AB5" w:rsidP="00973AB5">
            <w:pPr>
              <w:pStyle w:val="NoSpacing"/>
              <w:rPr>
                <w:sz w:val="20"/>
                <w:szCs w:val="20"/>
              </w:rPr>
            </w:pPr>
            <w:r w:rsidRPr="008B45FE">
              <w:rPr>
                <w:sz w:val="20"/>
                <w:szCs w:val="20"/>
              </w:rPr>
              <w:t>Versi</w:t>
            </w:r>
            <w:r>
              <w:rPr>
                <w:sz w:val="20"/>
                <w:szCs w:val="20"/>
              </w:rPr>
              <w:t>o</w:t>
            </w:r>
            <w:r w:rsidRPr="008B45FE">
              <w:rPr>
                <w:sz w:val="20"/>
                <w:szCs w:val="20"/>
              </w:rPr>
              <w:t>n</w:t>
            </w:r>
            <w:r>
              <w:rPr>
                <w:sz w:val="20"/>
                <w:szCs w:val="20"/>
              </w:rPr>
              <w:t xml:space="preserve"> n</w:t>
            </w:r>
            <w:r w:rsidRPr="008B45FE">
              <w:rPr>
                <w:sz w:val="20"/>
                <w:szCs w:val="20"/>
              </w:rPr>
              <w:t>umber:</w:t>
            </w:r>
          </w:p>
        </w:tc>
        <w:tc>
          <w:tcPr>
            <w:tcW w:w="7548" w:type="dxa"/>
            <w:gridSpan w:val="3"/>
          </w:tcPr>
          <w:p w14:paraId="7F6C94F0" w14:textId="064FDB03" w:rsidR="00973AB5" w:rsidRPr="008B45FE" w:rsidRDefault="00973AB5" w:rsidP="00973AB5">
            <w:pPr>
              <w:pStyle w:val="NoSpacing"/>
            </w:pPr>
            <w:r w:rsidRPr="566CF27D">
              <w:rPr>
                <w:sz w:val="20"/>
                <w:szCs w:val="20"/>
              </w:rPr>
              <w:t>[</w:t>
            </w:r>
            <w:r w:rsidR="008927DA">
              <w:rPr>
                <w:sz w:val="20"/>
                <w:szCs w:val="20"/>
              </w:rPr>
              <w:t>1.0</w:t>
            </w:r>
            <w:r w:rsidRPr="566CF27D">
              <w:rPr>
                <w:sz w:val="20"/>
                <w:szCs w:val="20"/>
              </w:rPr>
              <w:t xml:space="preserve">]: </w:t>
            </w:r>
            <w:r w:rsidR="40EF74E0" w:rsidRPr="566CF27D">
              <w:rPr>
                <w:sz w:val="20"/>
                <w:szCs w:val="20"/>
              </w:rPr>
              <w:t xml:space="preserve"> </w:t>
            </w:r>
            <w:r w:rsidR="6F6FBB23" w:rsidRPr="3B3AF270">
              <w:rPr>
                <w:sz w:val="20"/>
                <w:szCs w:val="20"/>
              </w:rPr>
              <w:t>Names updated</w:t>
            </w:r>
          </w:p>
        </w:tc>
      </w:tr>
      <w:tr w:rsidR="00973AB5" w:rsidRPr="008B45FE" w14:paraId="0D23E995" w14:textId="77777777" w:rsidTr="09BEF94A">
        <w:tc>
          <w:tcPr>
            <w:tcW w:w="1620" w:type="dxa"/>
            <w:vMerge w:val="restart"/>
          </w:tcPr>
          <w:p w14:paraId="61CEC02D" w14:textId="77777777" w:rsidR="00973AB5" w:rsidRPr="008B45FE" w:rsidRDefault="00973AB5" w:rsidP="00973AB5">
            <w:pPr>
              <w:pStyle w:val="NoSpacing"/>
              <w:rPr>
                <w:sz w:val="20"/>
                <w:szCs w:val="20"/>
              </w:rPr>
            </w:pPr>
          </w:p>
        </w:tc>
        <w:tc>
          <w:tcPr>
            <w:tcW w:w="7548" w:type="dxa"/>
            <w:gridSpan w:val="3"/>
          </w:tcPr>
          <w:p w14:paraId="53AF74E2" w14:textId="1832F311" w:rsidR="00973AB5" w:rsidRPr="008B45FE" w:rsidRDefault="00973AB5" w:rsidP="00973AB5">
            <w:pPr>
              <w:pStyle w:val="NoSpacing"/>
            </w:pPr>
            <w:r w:rsidRPr="3B3AF270">
              <w:rPr>
                <w:sz w:val="20"/>
                <w:szCs w:val="20"/>
              </w:rPr>
              <w:t>[</w:t>
            </w:r>
            <w:r w:rsidR="008927DA">
              <w:rPr>
                <w:sz w:val="20"/>
                <w:szCs w:val="20"/>
              </w:rPr>
              <w:t>1</w:t>
            </w:r>
            <w:r w:rsidRPr="3B3AF270">
              <w:rPr>
                <w:sz w:val="20"/>
                <w:szCs w:val="20"/>
              </w:rPr>
              <w:t>.</w:t>
            </w:r>
            <w:r w:rsidR="008927DA">
              <w:rPr>
                <w:sz w:val="20"/>
                <w:szCs w:val="20"/>
              </w:rPr>
              <w:t>1</w:t>
            </w:r>
            <w:r w:rsidRPr="3B3AF270">
              <w:rPr>
                <w:sz w:val="20"/>
                <w:szCs w:val="20"/>
              </w:rPr>
              <w:t xml:space="preserve">]: </w:t>
            </w:r>
            <w:r w:rsidR="7507CD1D" w:rsidRPr="3B3AF270">
              <w:rPr>
                <w:sz w:val="20"/>
                <w:szCs w:val="20"/>
              </w:rPr>
              <w:t xml:space="preserve"> </w:t>
            </w:r>
            <w:r w:rsidR="60257F42" w:rsidRPr="3B3AF270">
              <w:rPr>
                <w:sz w:val="20"/>
                <w:szCs w:val="20"/>
              </w:rPr>
              <w:t xml:space="preserve">General first draft update </w:t>
            </w:r>
          </w:p>
        </w:tc>
      </w:tr>
      <w:tr w:rsidR="00973AB5" w:rsidRPr="008B45FE" w14:paraId="1E9E825B" w14:textId="77777777" w:rsidTr="09BEF94A">
        <w:tc>
          <w:tcPr>
            <w:tcW w:w="1620" w:type="dxa"/>
            <w:vMerge/>
          </w:tcPr>
          <w:p w14:paraId="5DA42F58" w14:textId="77777777" w:rsidR="00973AB5" w:rsidRPr="008B45FE" w:rsidRDefault="00973AB5" w:rsidP="00973AB5">
            <w:pPr>
              <w:pStyle w:val="NoSpacing"/>
              <w:rPr>
                <w:sz w:val="20"/>
                <w:szCs w:val="20"/>
              </w:rPr>
            </w:pPr>
          </w:p>
        </w:tc>
        <w:tc>
          <w:tcPr>
            <w:tcW w:w="7548" w:type="dxa"/>
            <w:gridSpan w:val="3"/>
          </w:tcPr>
          <w:p w14:paraId="7EB91D1B" w14:textId="1EC796F4" w:rsidR="00973AB5" w:rsidRPr="008B45FE" w:rsidRDefault="00724551" w:rsidP="00973AB5">
            <w:pPr>
              <w:pStyle w:val="NoSpacing"/>
              <w:rPr>
                <w:sz w:val="20"/>
                <w:szCs w:val="20"/>
              </w:rPr>
            </w:pPr>
            <w:r>
              <w:rPr>
                <w:sz w:val="20"/>
                <w:szCs w:val="20"/>
              </w:rPr>
              <w:t>[1.</w:t>
            </w:r>
            <w:r w:rsidR="008927DA">
              <w:rPr>
                <w:sz w:val="20"/>
                <w:szCs w:val="20"/>
              </w:rPr>
              <w:t>2</w:t>
            </w:r>
            <w:r>
              <w:rPr>
                <w:sz w:val="20"/>
                <w:szCs w:val="20"/>
              </w:rPr>
              <w:t xml:space="preserve">]: Final Draft </w:t>
            </w:r>
          </w:p>
        </w:tc>
      </w:tr>
      <w:tr w:rsidR="00973AB5" w:rsidRPr="008B45FE" w14:paraId="0798D437" w14:textId="77777777" w:rsidTr="09BEF94A">
        <w:tc>
          <w:tcPr>
            <w:tcW w:w="1620" w:type="dxa"/>
          </w:tcPr>
          <w:p w14:paraId="35C4A6B0" w14:textId="77777777" w:rsidR="00973AB5" w:rsidRPr="008B45FE" w:rsidRDefault="00973AB5" w:rsidP="00973AB5">
            <w:pPr>
              <w:pStyle w:val="NoSpacing"/>
              <w:rPr>
                <w:sz w:val="20"/>
                <w:szCs w:val="20"/>
              </w:rPr>
            </w:pPr>
            <w:r w:rsidRPr="008B45FE">
              <w:rPr>
                <w:sz w:val="20"/>
                <w:szCs w:val="20"/>
              </w:rPr>
              <w:t>Clients:</w:t>
            </w:r>
          </w:p>
        </w:tc>
        <w:tc>
          <w:tcPr>
            <w:tcW w:w="7548" w:type="dxa"/>
            <w:gridSpan w:val="3"/>
          </w:tcPr>
          <w:p w14:paraId="543B7232" w14:textId="059960D2" w:rsidR="00973AB5" w:rsidRPr="008B45FE" w:rsidRDefault="1F5AB0D6" w:rsidP="00973AB5">
            <w:pPr>
              <w:pStyle w:val="NoSpacing"/>
              <w:rPr>
                <w:sz w:val="20"/>
                <w:szCs w:val="20"/>
              </w:rPr>
            </w:pPr>
            <w:r w:rsidRPr="4715A69E">
              <w:rPr>
                <w:sz w:val="20"/>
                <w:szCs w:val="20"/>
              </w:rPr>
              <w:t xml:space="preserve">Saxion LED, Lydia </w:t>
            </w:r>
            <w:r w:rsidR="45959B7B" w:rsidRPr="3C3E5CA3">
              <w:rPr>
                <w:sz w:val="20"/>
                <w:szCs w:val="20"/>
              </w:rPr>
              <w:t xml:space="preserve">Prieto Leon, </w:t>
            </w:r>
            <w:r w:rsidR="6AD5AEC8" w:rsidRPr="3C3E5CA3">
              <w:rPr>
                <w:sz w:val="20"/>
                <w:szCs w:val="20"/>
              </w:rPr>
              <w:t>Ali</w:t>
            </w:r>
            <w:r w:rsidR="6AD5AEC8" w:rsidRPr="68F3284A">
              <w:rPr>
                <w:sz w:val="20"/>
                <w:szCs w:val="20"/>
              </w:rPr>
              <w:t xml:space="preserve"> </w:t>
            </w:r>
            <w:r w:rsidR="6AD5AEC8" w:rsidRPr="466675F3">
              <w:rPr>
                <w:sz w:val="20"/>
                <w:szCs w:val="20"/>
              </w:rPr>
              <w:t>Y</w:t>
            </w:r>
            <w:r w:rsidR="241312A2" w:rsidRPr="466675F3">
              <w:rPr>
                <w:sz w:val="20"/>
                <w:szCs w:val="20"/>
              </w:rPr>
              <w:t>uks</w:t>
            </w:r>
            <w:r w:rsidR="6AD5AEC8" w:rsidRPr="466675F3">
              <w:rPr>
                <w:sz w:val="20"/>
                <w:szCs w:val="20"/>
              </w:rPr>
              <w:t>el</w:t>
            </w:r>
          </w:p>
        </w:tc>
      </w:tr>
      <w:tr w:rsidR="00973AB5" w:rsidRPr="008B45FE" w14:paraId="04952018" w14:textId="77777777" w:rsidTr="09BEF94A">
        <w:tc>
          <w:tcPr>
            <w:tcW w:w="9168" w:type="dxa"/>
            <w:gridSpan w:val="4"/>
          </w:tcPr>
          <w:p w14:paraId="0D11F29D" w14:textId="77777777" w:rsidR="00973AB5" w:rsidRPr="008B45FE" w:rsidRDefault="00973AB5" w:rsidP="00973AB5">
            <w:pPr>
              <w:pStyle w:val="NoSpacing"/>
              <w:rPr>
                <w:sz w:val="20"/>
                <w:szCs w:val="20"/>
              </w:rPr>
            </w:pPr>
          </w:p>
        </w:tc>
      </w:tr>
      <w:tr w:rsidR="00973AB5" w:rsidRPr="008B45FE" w14:paraId="6D65872D" w14:textId="77777777" w:rsidTr="09BEF94A">
        <w:tc>
          <w:tcPr>
            <w:tcW w:w="9168" w:type="dxa"/>
            <w:gridSpan w:val="4"/>
          </w:tcPr>
          <w:p w14:paraId="67FCEEE4" w14:textId="77777777" w:rsidR="00973AB5" w:rsidRPr="008B45FE" w:rsidRDefault="00973AB5" w:rsidP="00973AB5">
            <w:pPr>
              <w:pStyle w:val="NoSpacing"/>
              <w:rPr>
                <w:sz w:val="20"/>
                <w:szCs w:val="20"/>
              </w:rPr>
            </w:pPr>
          </w:p>
        </w:tc>
      </w:tr>
      <w:tr w:rsidR="00973AB5" w:rsidRPr="008B45FE" w14:paraId="72962FF3" w14:textId="77777777" w:rsidTr="09BEF94A">
        <w:tc>
          <w:tcPr>
            <w:tcW w:w="9168" w:type="dxa"/>
            <w:gridSpan w:val="4"/>
          </w:tcPr>
          <w:p w14:paraId="6AFFCE31" w14:textId="77777777" w:rsidR="00973AB5" w:rsidRPr="008B45FE" w:rsidRDefault="00973AB5" w:rsidP="00973AB5">
            <w:pPr>
              <w:pStyle w:val="NoSpacing"/>
              <w:rPr>
                <w:sz w:val="20"/>
                <w:szCs w:val="20"/>
              </w:rPr>
            </w:pPr>
          </w:p>
        </w:tc>
      </w:tr>
      <w:tr w:rsidR="00973AB5" w:rsidRPr="008B45FE" w14:paraId="389E09C3" w14:textId="77777777" w:rsidTr="09BEF94A">
        <w:tc>
          <w:tcPr>
            <w:tcW w:w="9168" w:type="dxa"/>
            <w:gridSpan w:val="4"/>
          </w:tcPr>
          <w:p w14:paraId="06BA6AC0" w14:textId="77777777" w:rsidR="00973AB5" w:rsidRPr="008B45FE" w:rsidRDefault="00973AB5" w:rsidP="00973AB5">
            <w:pPr>
              <w:pStyle w:val="NoSpacing"/>
              <w:rPr>
                <w:sz w:val="20"/>
                <w:szCs w:val="20"/>
              </w:rPr>
            </w:pPr>
          </w:p>
        </w:tc>
      </w:tr>
      <w:tr w:rsidR="00973AB5" w:rsidRPr="008B45FE" w14:paraId="0FFADE34" w14:textId="77777777" w:rsidTr="09BEF94A">
        <w:tc>
          <w:tcPr>
            <w:tcW w:w="9168" w:type="dxa"/>
            <w:gridSpan w:val="4"/>
          </w:tcPr>
          <w:p w14:paraId="21E958A8" w14:textId="77777777" w:rsidR="00973AB5" w:rsidRPr="008B45FE" w:rsidRDefault="00973AB5" w:rsidP="00AE2767">
            <w:pPr>
              <w:pStyle w:val="NoSpacing"/>
              <w:keepNext/>
              <w:rPr>
                <w:sz w:val="20"/>
                <w:szCs w:val="20"/>
              </w:rPr>
            </w:pPr>
          </w:p>
        </w:tc>
      </w:tr>
    </w:tbl>
    <w:p w14:paraId="2B3FCFCA" w14:textId="43777A0E" w:rsidR="00AE2767" w:rsidRDefault="00AE2767">
      <w:pPr>
        <w:pStyle w:val="Caption"/>
      </w:pPr>
      <w:r>
        <w:t xml:space="preserve">Table </w:t>
      </w:r>
      <w:r w:rsidR="00A36BAD">
        <w:fldChar w:fldCharType="begin"/>
      </w:r>
      <w:r w:rsidR="00A36BAD">
        <w:instrText xml:space="preserve"> STYLEREF 1 \s </w:instrText>
      </w:r>
      <w:r w:rsidR="00A36BAD">
        <w:fldChar w:fldCharType="separate"/>
      </w:r>
      <w:r w:rsidR="00A36BAD">
        <w:rPr>
          <w:noProof/>
        </w:rPr>
        <w:t>I</w:t>
      </w:r>
      <w:r w:rsidR="00A36BAD">
        <w:fldChar w:fldCharType="end"/>
      </w:r>
      <w:r w:rsidR="00A36BAD">
        <w:noBreakHyphen/>
      </w:r>
      <w:r w:rsidR="00A36BAD">
        <w:fldChar w:fldCharType="begin"/>
      </w:r>
      <w:r w:rsidR="00A36BAD">
        <w:instrText xml:space="preserve"> SEQ Table \* ARABIC \s 1 </w:instrText>
      </w:r>
      <w:r w:rsidR="00A36BAD">
        <w:fldChar w:fldCharType="separate"/>
      </w:r>
      <w:r w:rsidR="00A36BAD">
        <w:rPr>
          <w:noProof/>
        </w:rPr>
        <w:t>1</w:t>
      </w:r>
      <w:r w:rsidR="00A36BAD">
        <w:fldChar w:fldCharType="end"/>
      </w:r>
    </w:p>
    <w:p w14:paraId="71CB542D" w14:textId="77777777" w:rsidR="000B624F" w:rsidRDefault="000B624F" w:rsidP="006C18DF"/>
    <w:p w14:paraId="2069349E" w14:textId="77777777" w:rsidR="000B624F" w:rsidRDefault="000B624F" w:rsidP="006C18DF"/>
    <w:p w14:paraId="0FEA6538" w14:textId="77777777" w:rsidR="00EF1EBC" w:rsidRDefault="00EF1EBC" w:rsidP="006C18DF"/>
    <w:p w14:paraId="17ED4691" w14:textId="667A30F5" w:rsidR="00155D12" w:rsidRDefault="00155D12" w:rsidP="00155D12">
      <w:pPr>
        <w:pStyle w:val="Caption"/>
        <w:keepNext/>
      </w:pPr>
    </w:p>
    <w:tbl>
      <w:tblPr>
        <w:tblStyle w:val="GridTable1Light"/>
        <w:tblW w:w="9171" w:type="dxa"/>
        <w:tblLayout w:type="fixed"/>
        <w:tblLook w:val="04A0" w:firstRow="1" w:lastRow="0" w:firstColumn="1" w:lastColumn="0" w:noHBand="0" w:noVBand="1"/>
      </w:tblPr>
      <w:tblGrid>
        <w:gridCol w:w="1413"/>
        <w:gridCol w:w="2586"/>
        <w:gridCol w:w="2586"/>
        <w:gridCol w:w="2586"/>
      </w:tblGrid>
      <w:tr w:rsidR="00B30FF4" w:rsidRPr="00B30FF4" w14:paraId="5FA321D2" w14:textId="77777777">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9171" w:type="dxa"/>
            <w:gridSpan w:val="4"/>
            <w:noWrap/>
            <w:hideMark/>
          </w:tcPr>
          <w:p w14:paraId="3B2A44EE" w14:textId="2693CA76" w:rsidR="00B30FF4" w:rsidRPr="00B30FF4" w:rsidRDefault="00B30FF4">
            <w:pPr>
              <w:jc w:val="center"/>
              <w:rPr>
                <w:rFonts w:ascii="Times New Roman" w:eastAsia="Times New Roman" w:hAnsi="Times New Roman" w:cs="Times New Roman"/>
                <w:b w:val="0"/>
                <w:sz w:val="18"/>
                <w:szCs w:val="18"/>
              </w:rPr>
            </w:pPr>
            <w:r w:rsidRPr="00B30FF4">
              <w:rPr>
                <w:rFonts w:ascii="Arial" w:eastAsia="Times New Roman" w:hAnsi="Arial" w:cs="Arial"/>
                <w:b w:val="0"/>
                <w:color w:val="000000"/>
                <w:sz w:val="18"/>
                <w:szCs w:val="18"/>
              </w:rPr>
              <w:t>Responsibility</w:t>
            </w:r>
          </w:p>
        </w:tc>
      </w:tr>
      <w:tr w:rsidR="00B30FF4" w:rsidRPr="00B30FF4" w14:paraId="15D4E9CB" w14:textId="77777777">
        <w:trPr>
          <w:trHeight w:val="314"/>
        </w:trPr>
        <w:tc>
          <w:tcPr>
            <w:cnfStyle w:val="001000000000" w:firstRow="0" w:lastRow="0" w:firstColumn="1" w:lastColumn="0" w:oddVBand="0" w:evenVBand="0" w:oddHBand="0" w:evenHBand="0" w:firstRowFirstColumn="0" w:firstRowLastColumn="0" w:lastRowFirstColumn="0" w:lastRowLastColumn="0"/>
            <w:tcW w:w="1413" w:type="dxa"/>
            <w:noWrap/>
          </w:tcPr>
          <w:p w14:paraId="10555A72" w14:textId="77777777" w:rsidR="00B30FF4" w:rsidRPr="00C24893" w:rsidRDefault="00B30FF4">
            <w:pPr>
              <w:jc w:val="center"/>
              <w:rPr>
                <w:rFonts w:ascii="Arial" w:eastAsia="Times New Roman" w:hAnsi="Arial" w:cs="Arial"/>
                <w:color w:val="000000"/>
                <w:sz w:val="18"/>
                <w:szCs w:val="18"/>
              </w:rPr>
            </w:pPr>
          </w:p>
        </w:tc>
        <w:tc>
          <w:tcPr>
            <w:tcW w:w="2586" w:type="dxa"/>
            <w:noWrap/>
            <w:hideMark/>
          </w:tcPr>
          <w:p w14:paraId="357B8322" w14:textId="62C4C9D7" w:rsidR="00B30FF4" w:rsidRPr="00B30FF4" w:rsidRDefault="00B30FF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00B30FF4">
              <w:rPr>
                <w:rFonts w:ascii="Arial" w:eastAsia="Times New Roman" w:hAnsi="Arial" w:cs="Arial"/>
                <w:color w:val="000000"/>
                <w:sz w:val="18"/>
                <w:szCs w:val="18"/>
              </w:rPr>
              <w:t>Process manager</w:t>
            </w:r>
          </w:p>
          <w:p w14:paraId="5E628046" w14:textId="0A43F85C" w:rsidR="00B30FF4" w:rsidRPr="00C24893" w:rsidRDefault="00B30FF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00B30FF4">
              <w:rPr>
                <w:rFonts w:ascii="Arial" w:eastAsia="Times New Roman" w:hAnsi="Arial" w:cs="Arial"/>
                <w:color w:val="000000"/>
                <w:sz w:val="18"/>
                <w:szCs w:val="18"/>
              </w:rPr>
              <w:t>name</w:t>
            </w:r>
          </w:p>
        </w:tc>
        <w:tc>
          <w:tcPr>
            <w:tcW w:w="2586" w:type="dxa"/>
            <w:noWrap/>
            <w:hideMark/>
          </w:tcPr>
          <w:p w14:paraId="03DFDDDE" w14:textId="24E1F2EB" w:rsidR="00B30FF4" w:rsidRPr="00B30FF4" w:rsidRDefault="00B30FF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00B30FF4">
              <w:rPr>
                <w:rFonts w:ascii="Arial" w:eastAsia="Times New Roman" w:hAnsi="Arial" w:cs="Arial"/>
                <w:color w:val="000000"/>
                <w:sz w:val="18"/>
                <w:szCs w:val="18"/>
              </w:rPr>
              <w:t xml:space="preserve">Product </w:t>
            </w:r>
            <w:r>
              <w:rPr>
                <w:rFonts w:ascii="Arial" w:eastAsia="Times New Roman" w:hAnsi="Arial" w:cs="Arial"/>
                <w:color w:val="000000"/>
                <w:sz w:val="18"/>
                <w:szCs w:val="18"/>
              </w:rPr>
              <w:t>developer</w:t>
            </w:r>
          </w:p>
          <w:p w14:paraId="3E4F385C" w14:textId="6C930CCB" w:rsidR="00B30FF4" w:rsidRPr="00C24893" w:rsidRDefault="00B30FF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00B30FF4">
              <w:rPr>
                <w:rFonts w:ascii="Arial" w:eastAsia="Times New Roman" w:hAnsi="Arial" w:cs="Arial"/>
                <w:color w:val="000000"/>
                <w:sz w:val="18"/>
                <w:szCs w:val="18"/>
              </w:rPr>
              <w:t>nam</w:t>
            </w:r>
            <w:r>
              <w:rPr>
                <w:rFonts w:ascii="Arial" w:eastAsia="Times New Roman" w:hAnsi="Arial" w:cs="Arial"/>
                <w:color w:val="000000"/>
                <w:sz w:val="18"/>
                <w:szCs w:val="18"/>
              </w:rPr>
              <w:t>e</w:t>
            </w:r>
          </w:p>
        </w:tc>
        <w:tc>
          <w:tcPr>
            <w:tcW w:w="2586" w:type="dxa"/>
            <w:noWrap/>
            <w:hideMark/>
          </w:tcPr>
          <w:p w14:paraId="0031E96F" w14:textId="7D2504A6" w:rsidR="00B30FF4" w:rsidRPr="00C24893" w:rsidRDefault="00B30FF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00C24893">
              <w:rPr>
                <w:rFonts w:ascii="Arial" w:eastAsia="Times New Roman" w:hAnsi="Arial" w:cs="Arial"/>
                <w:color w:val="000000"/>
                <w:sz w:val="18"/>
                <w:szCs w:val="18"/>
              </w:rPr>
              <w:t xml:space="preserve"> </w:t>
            </w:r>
            <w:r>
              <w:rPr>
                <w:rFonts w:ascii="Arial" w:eastAsia="Times New Roman" w:hAnsi="Arial" w:cs="Arial"/>
                <w:color w:val="000000"/>
                <w:sz w:val="18"/>
                <w:szCs w:val="18"/>
              </w:rPr>
              <w:t>Objective</w:t>
            </w:r>
          </w:p>
        </w:tc>
      </w:tr>
      <w:tr w:rsidR="00B30FF4" w:rsidRPr="00B30FF4" w14:paraId="415A0A62" w14:textId="77777777">
        <w:trPr>
          <w:trHeight w:val="314"/>
        </w:trPr>
        <w:tc>
          <w:tcPr>
            <w:cnfStyle w:val="001000000000" w:firstRow="0" w:lastRow="0" w:firstColumn="1" w:lastColumn="0" w:oddVBand="0" w:evenVBand="0" w:oddHBand="0" w:evenHBand="0" w:firstRowFirstColumn="0" w:firstRowLastColumn="0" w:lastRowFirstColumn="0" w:lastRowLastColumn="0"/>
            <w:tcW w:w="1413" w:type="dxa"/>
            <w:noWrap/>
          </w:tcPr>
          <w:p w14:paraId="2419D981" w14:textId="77777777" w:rsidR="00B30FF4" w:rsidRPr="00C24893" w:rsidRDefault="00B30FF4">
            <w:pPr>
              <w:jc w:val="center"/>
              <w:rPr>
                <w:rFonts w:ascii="Arial" w:eastAsia="Times New Roman" w:hAnsi="Arial" w:cs="Arial"/>
                <w:color w:val="000000"/>
                <w:sz w:val="18"/>
                <w:szCs w:val="18"/>
              </w:rPr>
            </w:pPr>
            <w:r w:rsidRPr="00B30FF4">
              <w:rPr>
                <w:rFonts w:ascii="Arial" w:eastAsia="Times New Roman" w:hAnsi="Arial" w:cs="Arial"/>
                <w:color w:val="000000"/>
                <w:sz w:val="18"/>
                <w:szCs w:val="18"/>
              </w:rPr>
              <w:t>Student 1</w:t>
            </w:r>
          </w:p>
        </w:tc>
        <w:tc>
          <w:tcPr>
            <w:tcW w:w="2586" w:type="dxa"/>
            <w:noWrap/>
          </w:tcPr>
          <w:p w14:paraId="0EB9FA05" w14:textId="277D1F70" w:rsidR="00B30FF4" w:rsidRPr="00C24893" w:rsidRDefault="73B3D8A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13458FF6">
              <w:rPr>
                <w:rFonts w:ascii="Arial" w:eastAsia="Times New Roman" w:hAnsi="Arial" w:cs="Arial"/>
                <w:color w:val="000000" w:themeColor="text1"/>
                <w:sz w:val="18"/>
                <w:szCs w:val="18"/>
              </w:rPr>
              <w:t>Stefan Mutafov</w:t>
            </w:r>
          </w:p>
        </w:tc>
        <w:tc>
          <w:tcPr>
            <w:tcW w:w="2586" w:type="dxa"/>
            <w:noWrap/>
          </w:tcPr>
          <w:p w14:paraId="0FB95ACD" w14:textId="254897C3" w:rsidR="00B30FF4" w:rsidRPr="00C24893" w:rsidRDefault="73B3D8A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18"/>
                <w:szCs w:val="18"/>
              </w:rPr>
            </w:pPr>
            <w:r w:rsidRPr="13458FF6">
              <w:rPr>
                <w:rFonts w:ascii="Arial" w:eastAsia="Times New Roman" w:hAnsi="Arial" w:cs="Arial"/>
                <w:color w:val="000000" w:themeColor="text1"/>
                <w:sz w:val="18"/>
                <w:szCs w:val="18"/>
              </w:rPr>
              <w:t>Karolina Gogolin</w:t>
            </w:r>
          </w:p>
        </w:tc>
        <w:tc>
          <w:tcPr>
            <w:tcW w:w="2586" w:type="dxa"/>
            <w:noWrap/>
          </w:tcPr>
          <w:p w14:paraId="54DD1ACD" w14:textId="30F30828" w:rsidR="00B30FF4" w:rsidRPr="00C24893" w:rsidRDefault="176141C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18"/>
                <w:szCs w:val="18"/>
              </w:rPr>
            </w:pPr>
            <w:r w:rsidRPr="5B7FCAE9">
              <w:rPr>
                <w:rFonts w:ascii="Arial" w:eastAsia="Times New Roman" w:hAnsi="Arial" w:cs="Arial"/>
                <w:color w:val="000000" w:themeColor="text1"/>
                <w:sz w:val="18"/>
                <w:szCs w:val="18"/>
              </w:rPr>
              <w:t>A</w:t>
            </w:r>
            <w:r w:rsidR="1498D100" w:rsidRPr="5B7FCAE9">
              <w:rPr>
                <w:rFonts w:ascii="Arial" w:eastAsia="Times New Roman" w:hAnsi="Arial" w:cs="Arial"/>
                <w:color w:val="000000" w:themeColor="text1"/>
                <w:sz w:val="18"/>
                <w:szCs w:val="18"/>
              </w:rPr>
              <w:t>voi</w:t>
            </w:r>
            <w:r w:rsidR="46C7AF47" w:rsidRPr="5B7FCAE9">
              <w:rPr>
                <w:rFonts w:ascii="Arial" w:eastAsia="Times New Roman" w:hAnsi="Arial" w:cs="Arial"/>
                <w:color w:val="000000" w:themeColor="text1"/>
                <w:sz w:val="18"/>
                <w:szCs w:val="18"/>
              </w:rPr>
              <w:t>ding</w:t>
            </w:r>
            <w:r w:rsidR="46C7AF47" w:rsidRPr="41DA58A4">
              <w:rPr>
                <w:rFonts w:ascii="Arial" w:eastAsia="Times New Roman" w:hAnsi="Arial" w:cs="Arial"/>
                <w:color w:val="000000" w:themeColor="text1"/>
                <w:sz w:val="18"/>
                <w:szCs w:val="18"/>
              </w:rPr>
              <w:t xml:space="preserve"> </w:t>
            </w:r>
            <w:r w:rsidR="46C7AF47" w:rsidRPr="1A8B3E2B">
              <w:rPr>
                <w:rFonts w:ascii="Arial" w:eastAsia="Times New Roman" w:hAnsi="Arial" w:cs="Arial"/>
                <w:color w:val="000000" w:themeColor="text1"/>
                <w:sz w:val="18"/>
                <w:szCs w:val="18"/>
              </w:rPr>
              <w:t>obstacles</w:t>
            </w:r>
            <w:r w:rsidR="46C7AF47" w:rsidRPr="41DA58A4">
              <w:rPr>
                <w:rFonts w:ascii="Arial" w:eastAsia="Times New Roman" w:hAnsi="Arial" w:cs="Arial"/>
                <w:color w:val="000000" w:themeColor="text1"/>
                <w:sz w:val="18"/>
                <w:szCs w:val="18"/>
              </w:rPr>
              <w:t xml:space="preserve"> and </w:t>
            </w:r>
            <w:r w:rsidR="46C7AF47" w:rsidRPr="104C5A5E">
              <w:rPr>
                <w:rFonts w:ascii="Arial" w:eastAsia="Times New Roman" w:hAnsi="Arial" w:cs="Arial"/>
                <w:color w:val="000000" w:themeColor="text1"/>
                <w:sz w:val="18"/>
                <w:szCs w:val="18"/>
              </w:rPr>
              <w:t xml:space="preserve">finding </w:t>
            </w:r>
            <w:r w:rsidR="43445AC4" w:rsidRPr="5B7FCAE9">
              <w:rPr>
                <w:rFonts w:ascii="Arial" w:eastAsia="Times New Roman" w:hAnsi="Arial" w:cs="Arial"/>
                <w:color w:val="000000" w:themeColor="text1"/>
                <w:sz w:val="18"/>
                <w:szCs w:val="18"/>
              </w:rPr>
              <w:t>the</w:t>
            </w:r>
            <w:r w:rsidR="46C7AF47" w:rsidRPr="5B7FCAE9">
              <w:rPr>
                <w:rFonts w:ascii="Arial" w:eastAsia="Times New Roman" w:hAnsi="Arial" w:cs="Arial"/>
                <w:color w:val="000000" w:themeColor="text1"/>
                <w:sz w:val="18"/>
                <w:szCs w:val="18"/>
              </w:rPr>
              <w:t xml:space="preserve"> </w:t>
            </w:r>
            <w:r w:rsidR="46C7AF47" w:rsidRPr="104C5A5E">
              <w:rPr>
                <w:rFonts w:ascii="Arial" w:eastAsia="Times New Roman" w:hAnsi="Arial" w:cs="Arial"/>
                <w:color w:val="000000" w:themeColor="text1"/>
                <w:sz w:val="18"/>
                <w:szCs w:val="18"/>
              </w:rPr>
              <w:t>line</w:t>
            </w:r>
          </w:p>
        </w:tc>
      </w:tr>
      <w:tr w:rsidR="00B30FF4" w:rsidRPr="00B30FF4" w14:paraId="1F97DE7E" w14:textId="77777777">
        <w:trPr>
          <w:trHeight w:val="314"/>
        </w:trPr>
        <w:tc>
          <w:tcPr>
            <w:cnfStyle w:val="001000000000" w:firstRow="0" w:lastRow="0" w:firstColumn="1" w:lastColumn="0" w:oddVBand="0" w:evenVBand="0" w:oddHBand="0" w:evenHBand="0" w:firstRowFirstColumn="0" w:firstRowLastColumn="0" w:lastRowFirstColumn="0" w:lastRowLastColumn="0"/>
            <w:tcW w:w="1413" w:type="dxa"/>
            <w:noWrap/>
          </w:tcPr>
          <w:p w14:paraId="364D1843" w14:textId="77777777" w:rsidR="00B30FF4" w:rsidRPr="00B30FF4" w:rsidRDefault="00B30FF4">
            <w:pPr>
              <w:jc w:val="center"/>
              <w:rPr>
                <w:rFonts w:ascii="Arial" w:eastAsia="Times New Roman" w:hAnsi="Arial" w:cs="Arial"/>
                <w:color w:val="000000"/>
                <w:sz w:val="18"/>
                <w:szCs w:val="18"/>
              </w:rPr>
            </w:pPr>
            <w:r w:rsidRPr="00B30FF4">
              <w:rPr>
                <w:rFonts w:ascii="Arial" w:eastAsia="Times New Roman" w:hAnsi="Arial" w:cs="Arial"/>
                <w:color w:val="000000"/>
                <w:sz w:val="18"/>
                <w:szCs w:val="18"/>
              </w:rPr>
              <w:t>Student 2</w:t>
            </w:r>
          </w:p>
        </w:tc>
        <w:tc>
          <w:tcPr>
            <w:tcW w:w="2586" w:type="dxa"/>
            <w:noWrap/>
          </w:tcPr>
          <w:p w14:paraId="46A880D4" w14:textId="12BEC967" w:rsidR="00B30FF4" w:rsidRPr="00B30FF4" w:rsidRDefault="293178C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18E6B6F6">
              <w:rPr>
                <w:rFonts w:ascii="Arial" w:eastAsia="Times New Roman" w:hAnsi="Arial" w:cs="Arial"/>
                <w:color w:val="000000" w:themeColor="text1"/>
                <w:sz w:val="18"/>
                <w:szCs w:val="18"/>
              </w:rPr>
              <w:t>Nhật Hà Phạm</w:t>
            </w:r>
          </w:p>
        </w:tc>
        <w:tc>
          <w:tcPr>
            <w:tcW w:w="2586" w:type="dxa"/>
            <w:noWrap/>
          </w:tcPr>
          <w:p w14:paraId="49633196" w14:textId="24F21020" w:rsidR="00B30FF4" w:rsidRPr="00B30FF4" w:rsidRDefault="11CBA4C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5B673A04">
              <w:rPr>
                <w:rFonts w:ascii="Arial" w:eastAsia="Times New Roman" w:hAnsi="Arial" w:cs="Arial"/>
                <w:color w:val="000000" w:themeColor="text1"/>
                <w:sz w:val="18"/>
                <w:szCs w:val="18"/>
              </w:rPr>
              <w:t>Thais Tereza</w:t>
            </w:r>
          </w:p>
        </w:tc>
        <w:tc>
          <w:tcPr>
            <w:tcW w:w="2586" w:type="dxa"/>
            <w:noWrap/>
          </w:tcPr>
          <w:p w14:paraId="7D7228E5" w14:textId="6A57E6DC" w:rsidR="00B30FF4" w:rsidRPr="00B30FF4" w:rsidRDefault="3D51DA2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18"/>
                <w:szCs w:val="18"/>
              </w:rPr>
            </w:pPr>
            <w:r w:rsidRPr="5B7FCAE9">
              <w:rPr>
                <w:rFonts w:ascii="Arial" w:eastAsia="Times New Roman" w:hAnsi="Arial" w:cs="Arial"/>
                <w:color w:val="000000" w:themeColor="text1"/>
                <w:sz w:val="18"/>
                <w:szCs w:val="18"/>
              </w:rPr>
              <w:t xml:space="preserve">Stopping </w:t>
            </w:r>
            <w:r w:rsidR="57F88CEE" w:rsidRPr="175C870E">
              <w:rPr>
                <w:rFonts w:ascii="Arial" w:eastAsia="Times New Roman" w:hAnsi="Arial" w:cs="Arial"/>
                <w:color w:val="000000" w:themeColor="text1"/>
                <w:sz w:val="18"/>
                <w:szCs w:val="18"/>
              </w:rPr>
              <w:t>the car</w:t>
            </w:r>
            <w:r w:rsidRPr="175C870E">
              <w:rPr>
                <w:rFonts w:ascii="Arial" w:eastAsia="Times New Roman" w:hAnsi="Arial" w:cs="Arial"/>
                <w:color w:val="000000" w:themeColor="text1"/>
                <w:sz w:val="18"/>
                <w:szCs w:val="18"/>
              </w:rPr>
              <w:t xml:space="preserve"> </w:t>
            </w:r>
            <w:r w:rsidRPr="5B7FCAE9">
              <w:rPr>
                <w:rFonts w:ascii="Arial" w:eastAsia="Times New Roman" w:hAnsi="Arial" w:cs="Arial"/>
                <w:color w:val="000000" w:themeColor="text1"/>
                <w:sz w:val="18"/>
                <w:szCs w:val="18"/>
              </w:rPr>
              <w:t xml:space="preserve">at the end of the track and 3D </w:t>
            </w:r>
            <w:r w:rsidRPr="3D97C5CB">
              <w:rPr>
                <w:rFonts w:ascii="Arial" w:eastAsia="Times New Roman" w:hAnsi="Arial" w:cs="Arial"/>
                <w:color w:val="000000" w:themeColor="text1"/>
                <w:sz w:val="18"/>
                <w:szCs w:val="18"/>
              </w:rPr>
              <w:t>printing</w:t>
            </w:r>
            <w:r w:rsidR="43163F13" w:rsidRPr="175C870E">
              <w:rPr>
                <w:rFonts w:ascii="Arial" w:eastAsia="Times New Roman" w:hAnsi="Arial" w:cs="Arial"/>
                <w:color w:val="000000" w:themeColor="text1"/>
                <w:sz w:val="18"/>
                <w:szCs w:val="18"/>
              </w:rPr>
              <w:t xml:space="preserve"> </w:t>
            </w:r>
            <w:r w:rsidR="43163F13" w:rsidRPr="5E1E6E05">
              <w:rPr>
                <w:rFonts w:ascii="Arial" w:eastAsia="Times New Roman" w:hAnsi="Arial" w:cs="Arial"/>
                <w:color w:val="000000" w:themeColor="text1"/>
                <w:sz w:val="18"/>
                <w:szCs w:val="18"/>
              </w:rPr>
              <w:t>parts</w:t>
            </w:r>
          </w:p>
        </w:tc>
      </w:tr>
      <w:tr w:rsidR="00B30FF4" w:rsidRPr="00B30FF4" w14:paraId="4A070084" w14:textId="77777777">
        <w:trPr>
          <w:trHeight w:val="314"/>
        </w:trPr>
        <w:tc>
          <w:tcPr>
            <w:cnfStyle w:val="001000000000" w:firstRow="0" w:lastRow="0" w:firstColumn="1" w:lastColumn="0" w:oddVBand="0" w:evenVBand="0" w:oddHBand="0" w:evenHBand="0" w:firstRowFirstColumn="0" w:firstRowLastColumn="0" w:lastRowFirstColumn="0" w:lastRowLastColumn="0"/>
            <w:tcW w:w="1413" w:type="dxa"/>
            <w:noWrap/>
          </w:tcPr>
          <w:p w14:paraId="203F40A5" w14:textId="77777777" w:rsidR="00B30FF4" w:rsidRPr="00B30FF4" w:rsidRDefault="00B30FF4">
            <w:pPr>
              <w:jc w:val="center"/>
              <w:rPr>
                <w:rFonts w:ascii="Arial" w:eastAsia="Times New Roman" w:hAnsi="Arial" w:cs="Arial"/>
                <w:color w:val="000000"/>
                <w:sz w:val="18"/>
                <w:szCs w:val="18"/>
              </w:rPr>
            </w:pPr>
            <w:r w:rsidRPr="00B30FF4">
              <w:rPr>
                <w:rFonts w:ascii="Arial" w:eastAsia="Times New Roman" w:hAnsi="Arial" w:cs="Arial"/>
                <w:color w:val="000000"/>
                <w:sz w:val="18"/>
                <w:szCs w:val="18"/>
              </w:rPr>
              <w:t>Student 3</w:t>
            </w:r>
          </w:p>
        </w:tc>
        <w:tc>
          <w:tcPr>
            <w:tcW w:w="2586" w:type="dxa"/>
            <w:noWrap/>
          </w:tcPr>
          <w:p w14:paraId="359FCE9D" w14:textId="0BA5731D" w:rsidR="00B30FF4" w:rsidRPr="00B30FF4" w:rsidRDefault="5B0B500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18E6B6F6">
              <w:rPr>
                <w:rFonts w:ascii="Arial" w:eastAsia="Times New Roman" w:hAnsi="Arial" w:cs="Arial"/>
                <w:color w:val="000000" w:themeColor="text1"/>
                <w:sz w:val="18"/>
                <w:szCs w:val="18"/>
              </w:rPr>
              <w:t>Nhật Hà Phạm</w:t>
            </w:r>
          </w:p>
        </w:tc>
        <w:tc>
          <w:tcPr>
            <w:tcW w:w="2586" w:type="dxa"/>
            <w:noWrap/>
          </w:tcPr>
          <w:p w14:paraId="4EC61A40" w14:textId="12BAA2F1" w:rsidR="00B30FF4" w:rsidRPr="00B30FF4" w:rsidRDefault="08D6D384" w:rsidP="56A1DC8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18"/>
                <w:szCs w:val="18"/>
              </w:rPr>
            </w:pPr>
            <w:r w:rsidRPr="7A38E980">
              <w:rPr>
                <w:rFonts w:ascii="Arial" w:eastAsia="Times New Roman" w:hAnsi="Arial" w:cs="Arial"/>
                <w:color w:val="000000" w:themeColor="text1"/>
                <w:sz w:val="18"/>
                <w:szCs w:val="18"/>
              </w:rPr>
              <w:t xml:space="preserve">Brian </w:t>
            </w:r>
            <w:r w:rsidR="753AFA52" w:rsidRPr="7701E036">
              <w:rPr>
                <w:rFonts w:ascii="Arial" w:eastAsia="Times New Roman" w:hAnsi="Arial" w:cs="Arial"/>
                <w:color w:val="000000" w:themeColor="text1"/>
                <w:sz w:val="18"/>
                <w:szCs w:val="18"/>
              </w:rPr>
              <w:t>Willia</w:t>
            </w:r>
            <w:r w:rsidR="62FD6039" w:rsidRPr="7701E036">
              <w:rPr>
                <w:rFonts w:ascii="Arial" w:eastAsia="Times New Roman" w:hAnsi="Arial" w:cs="Arial"/>
                <w:color w:val="000000" w:themeColor="text1"/>
                <w:sz w:val="18"/>
                <w:szCs w:val="18"/>
              </w:rPr>
              <w:t>m</w:t>
            </w:r>
            <w:r w:rsidR="753AFA52" w:rsidRPr="7701E036">
              <w:rPr>
                <w:rFonts w:ascii="Arial" w:eastAsia="Times New Roman" w:hAnsi="Arial" w:cs="Arial"/>
                <w:color w:val="000000" w:themeColor="text1"/>
                <w:sz w:val="18"/>
                <w:szCs w:val="18"/>
              </w:rPr>
              <w:t>s</w:t>
            </w:r>
          </w:p>
        </w:tc>
        <w:tc>
          <w:tcPr>
            <w:tcW w:w="2586" w:type="dxa"/>
            <w:noWrap/>
          </w:tcPr>
          <w:p w14:paraId="20E9F274" w14:textId="1C43A62A" w:rsidR="00B30FF4" w:rsidRPr="00B30FF4" w:rsidRDefault="1E66221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3D97C5CB">
              <w:rPr>
                <w:rFonts w:ascii="Arial" w:eastAsia="Times New Roman" w:hAnsi="Arial" w:cs="Arial"/>
                <w:color w:val="000000" w:themeColor="text1"/>
                <w:sz w:val="18"/>
                <w:szCs w:val="18"/>
              </w:rPr>
              <w:t>Going</w:t>
            </w:r>
            <w:r w:rsidR="64C8AC60" w:rsidRPr="62603695">
              <w:rPr>
                <w:rFonts w:ascii="Arial" w:eastAsia="Times New Roman" w:hAnsi="Arial" w:cs="Arial"/>
                <w:color w:val="000000" w:themeColor="text1"/>
                <w:sz w:val="18"/>
                <w:szCs w:val="18"/>
              </w:rPr>
              <w:t xml:space="preserve"> up and down the hill </w:t>
            </w:r>
          </w:p>
        </w:tc>
      </w:tr>
      <w:tr w:rsidR="00B30FF4" w:rsidRPr="00B30FF4" w14:paraId="49BDC53B" w14:textId="77777777">
        <w:trPr>
          <w:trHeight w:val="314"/>
        </w:trPr>
        <w:tc>
          <w:tcPr>
            <w:cnfStyle w:val="001000000000" w:firstRow="0" w:lastRow="0" w:firstColumn="1" w:lastColumn="0" w:oddVBand="0" w:evenVBand="0" w:oddHBand="0" w:evenHBand="0" w:firstRowFirstColumn="0" w:firstRowLastColumn="0" w:lastRowFirstColumn="0" w:lastRowLastColumn="0"/>
            <w:tcW w:w="1413" w:type="dxa"/>
            <w:noWrap/>
          </w:tcPr>
          <w:p w14:paraId="09ABA086" w14:textId="77777777" w:rsidR="00B30FF4" w:rsidRPr="00B30FF4" w:rsidRDefault="00B30FF4">
            <w:pPr>
              <w:jc w:val="center"/>
              <w:rPr>
                <w:rFonts w:ascii="Arial" w:eastAsia="Times New Roman" w:hAnsi="Arial" w:cs="Arial"/>
                <w:color w:val="000000"/>
                <w:sz w:val="18"/>
                <w:szCs w:val="18"/>
              </w:rPr>
            </w:pPr>
            <w:r w:rsidRPr="00B30FF4">
              <w:rPr>
                <w:rFonts w:ascii="Arial" w:eastAsia="Times New Roman" w:hAnsi="Arial" w:cs="Arial"/>
                <w:color w:val="000000"/>
                <w:sz w:val="18"/>
                <w:szCs w:val="18"/>
              </w:rPr>
              <w:t>Student 4</w:t>
            </w:r>
          </w:p>
        </w:tc>
        <w:tc>
          <w:tcPr>
            <w:tcW w:w="2586" w:type="dxa"/>
            <w:noWrap/>
          </w:tcPr>
          <w:p w14:paraId="1839DC9F" w14:textId="4F9983B0" w:rsidR="00B30FF4" w:rsidRPr="00B30FF4" w:rsidRDefault="3AC1D68B">
            <w:pPr>
              <w:jc w:val="center"/>
              <w:cnfStyle w:val="000000000000" w:firstRow="0" w:lastRow="0" w:firstColumn="0" w:lastColumn="0" w:oddVBand="0" w:evenVBand="0" w:oddHBand="0" w:evenHBand="0" w:firstRowFirstColumn="0" w:firstRowLastColumn="0" w:lastRowFirstColumn="0" w:lastRowLastColumn="0"/>
            </w:pPr>
            <w:r w:rsidRPr="13458FF6">
              <w:rPr>
                <w:rFonts w:ascii="Arial" w:eastAsia="Times New Roman" w:hAnsi="Arial" w:cs="Arial"/>
                <w:color w:val="000000" w:themeColor="text1"/>
                <w:sz w:val="18"/>
                <w:szCs w:val="18"/>
              </w:rPr>
              <w:t>Stefan Mutafov</w:t>
            </w:r>
          </w:p>
        </w:tc>
        <w:tc>
          <w:tcPr>
            <w:tcW w:w="2586" w:type="dxa"/>
            <w:noWrap/>
          </w:tcPr>
          <w:p w14:paraId="7ED16C1E" w14:textId="2AEBC01F" w:rsidR="00B30FF4" w:rsidRPr="00B30FF4" w:rsidRDefault="3AC1D68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13458FF6">
              <w:rPr>
                <w:rFonts w:ascii="Arial" w:eastAsia="Times New Roman" w:hAnsi="Arial" w:cs="Arial"/>
                <w:color w:val="000000" w:themeColor="text1"/>
                <w:sz w:val="18"/>
                <w:szCs w:val="18"/>
              </w:rPr>
              <w:t>Stefan Mutafov</w:t>
            </w:r>
          </w:p>
        </w:tc>
        <w:tc>
          <w:tcPr>
            <w:tcW w:w="2586" w:type="dxa"/>
            <w:noWrap/>
          </w:tcPr>
          <w:p w14:paraId="432DA91E" w14:textId="6BB8F886" w:rsidR="00B30FF4" w:rsidRPr="00B30FF4" w:rsidRDefault="144CB5F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18"/>
                <w:szCs w:val="18"/>
              </w:rPr>
            </w:pPr>
            <w:r w:rsidRPr="479B33C6">
              <w:rPr>
                <w:rFonts w:ascii="Arial" w:eastAsia="Times New Roman" w:hAnsi="Arial" w:cs="Arial"/>
                <w:color w:val="000000" w:themeColor="text1"/>
                <w:sz w:val="18"/>
                <w:szCs w:val="18"/>
              </w:rPr>
              <w:t>Following</w:t>
            </w:r>
            <w:r w:rsidR="49953199" w:rsidRPr="702B8C24">
              <w:rPr>
                <w:rFonts w:ascii="Arial" w:eastAsia="Times New Roman" w:hAnsi="Arial" w:cs="Arial"/>
                <w:color w:val="000000" w:themeColor="text1"/>
                <w:sz w:val="18"/>
                <w:szCs w:val="18"/>
              </w:rPr>
              <w:t xml:space="preserve"> the 20mm white line</w:t>
            </w:r>
          </w:p>
        </w:tc>
      </w:tr>
      <w:tr w:rsidR="00B30FF4" w:rsidRPr="00B30FF4" w14:paraId="34C38B9F" w14:textId="77777777">
        <w:trPr>
          <w:trHeight w:val="314"/>
        </w:trPr>
        <w:tc>
          <w:tcPr>
            <w:cnfStyle w:val="001000000000" w:firstRow="0" w:lastRow="0" w:firstColumn="1" w:lastColumn="0" w:oddVBand="0" w:evenVBand="0" w:oddHBand="0" w:evenHBand="0" w:firstRowFirstColumn="0" w:firstRowLastColumn="0" w:lastRowFirstColumn="0" w:lastRowLastColumn="0"/>
            <w:tcW w:w="1413" w:type="dxa"/>
            <w:noWrap/>
          </w:tcPr>
          <w:p w14:paraId="10444067" w14:textId="77777777" w:rsidR="00B30FF4" w:rsidRPr="00B30FF4" w:rsidRDefault="00B30FF4">
            <w:pPr>
              <w:jc w:val="center"/>
              <w:rPr>
                <w:rFonts w:ascii="Arial" w:eastAsia="Times New Roman" w:hAnsi="Arial" w:cs="Arial"/>
                <w:color w:val="000000"/>
                <w:sz w:val="18"/>
                <w:szCs w:val="18"/>
              </w:rPr>
            </w:pPr>
            <w:r w:rsidRPr="00B30FF4">
              <w:rPr>
                <w:rFonts w:ascii="Arial" w:eastAsia="Times New Roman" w:hAnsi="Arial" w:cs="Arial"/>
                <w:color w:val="000000"/>
                <w:sz w:val="18"/>
                <w:szCs w:val="18"/>
              </w:rPr>
              <w:t>Student 5</w:t>
            </w:r>
          </w:p>
        </w:tc>
        <w:tc>
          <w:tcPr>
            <w:tcW w:w="2586" w:type="dxa"/>
            <w:noWrap/>
          </w:tcPr>
          <w:p w14:paraId="25676C56" w14:textId="530A733C" w:rsidR="00B30FF4" w:rsidRPr="00B30FF4" w:rsidRDefault="0E0693D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7DD599FA">
              <w:rPr>
                <w:rFonts w:ascii="Arial" w:eastAsia="Times New Roman" w:hAnsi="Arial" w:cs="Arial"/>
                <w:color w:val="000000" w:themeColor="text1"/>
                <w:sz w:val="18"/>
                <w:szCs w:val="18"/>
              </w:rPr>
              <w:t>Nhật Hà Phạm</w:t>
            </w:r>
          </w:p>
        </w:tc>
        <w:tc>
          <w:tcPr>
            <w:tcW w:w="2586" w:type="dxa"/>
            <w:noWrap/>
          </w:tcPr>
          <w:p w14:paraId="0BB3EC92" w14:textId="2B2D1E0C" w:rsidR="00B30FF4" w:rsidRPr="00B30FF4" w:rsidRDefault="0E0693D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7DD599FA">
              <w:rPr>
                <w:rFonts w:ascii="Arial" w:eastAsia="Times New Roman" w:hAnsi="Arial" w:cs="Arial"/>
                <w:color w:val="000000" w:themeColor="text1"/>
                <w:sz w:val="18"/>
                <w:szCs w:val="18"/>
              </w:rPr>
              <w:t>Nhật Hà Phạm</w:t>
            </w:r>
          </w:p>
        </w:tc>
        <w:tc>
          <w:tcPr>
            <w:tcW w:w="2586" w:type="dxa"/>
            <w:noWrap/>
          </w:tcPr>
          <w:p w14:paraId="108761E7" w14:textId="09A4D321" w:rsidR="00B30FF4" w:rsidRPr="00B30FF4" w:rsidRDefault="0F2425FB" w:rsidP="00AE2767">
            <w:pPr>
              <w:keepNext/>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rPr>
            </w:pPr>
            <w:r w:rsidRPr="36A18BC1">
              <w:rPr>
                <w:rFonts w:ascii="Arial" w:eastAsia="Times New Roman" w:hAnsi="Arial" w:cs="Arial"/>
                <w:color w:val="000000" w:themeColor="text1"/>
                <w:sz w:val="18"/>
                <w:szCs w:val="18"/>
              </w:rPr>
              <w:t> </w:t>
            </w:r>
            <w:r w:rsidR="44ABC172" w:rsidRPr="7EB38E8F">
              <w:rPr>
                <w:rFonts w:ascii="Arial" w:eastAsia="Times New Roman" w:hAnsi="Arial" w:cs="Arial"/>
                <w:color w:val="000000" w:themeColor="text1"/>
                <w:sz w:val="18"/>
                <w:szCs w:val="18"/>
              </w:rPr>
              <w:t>Making sure the</w:t>
            </w:r>
            <w:r w:rsidRPr="36A18BC1">
              <w:rPr>
                <w:rFonts w:ascii="Arial" w:eastAsia="Times New Roman" w:hAnsi="Arial" w:cs="Arial"/>
                <w:color w:val="000000" w:themeColor="text1"/>
                <w:sz w:val="18"/>
                <w:szCs w:val="18"/>
              </w:rPr>
              <w:t xml:space="preserve"> car </w:t>
            </w:r>
            <w:r w:rsidR="44ABC172" w:rsidRPr="7EB38E8F">
              <w:rPr>
                <w:rFonts w:ascii="Arial" w:eastAsia="Times New Roman" w:hAnsi="Arial" w:cs="Arial"/>
                <w:color w:val="000000" w:themeColor="text1"/>
                <w:sz w:val="18"/>
                <w:szCs w:val="18"/>
              </w:rPr>
              <w:t>operates</w:t>
            </w:r>
            <w:r w:rsidRPr="36A18BC1">
              <w:rPr>
                <w:rFonts w:ascii="Arial" w:eastAsia="Times New Roman" w:hAnsi="Arial" w:cs="Arial"/>
                <w:color w:val="000000" w:themeColor="text1"/>
                <w:sz w:val="18"/>
                <w:szCs w:val="18"/>
              </w:rPr>
              <w:t xml:space="preserve"> for </w:t>
            </w:r>
            <w:r w:rsidR="44ABC172" w:rsidRPr="7EB38E8F">
              <w:rPr>
                <w:rFonts w:ascii="Arial" w:eastAsia="Times New Roman" w:hAnsi="Arial" w:cs="Arial"/>
                <w:color w:val="000000" w:themeColor="text1"/>
                <w:sz w:val="18"/>
                <w:szCs w:val="18"/>
              </w:rPr>
              <w:t xml:space="preserve">at least </w:t>
            </w:r>
            <w:r w:rsidRPr="36A18BC1">
              <w:rPr>
                <w:rFonts w:ascii="Arial" w:eastAsia="Times New Roman" w:hAnsi="Arial" w:cs="Arial"/>
                <w:color w:val="000000" w:themeColor="text1"/>
                <w:sz w:val="18"/>
                <w:szCs w:val="18"/>
              </w:rPr>
              <w:t>30 minutes</w:t>
            </w:r>
          </w:p>
        </w:tc>
      </w:tr>
    </w:tbl>
    <w:p w14:paraId="7F144505" w14:textId="77A9FC7F" w:rsidR="00B30FF4" w:rsidRDefault="00AE2767" w:rsidP="00AE2767">
      <w:pPr>
        <w:pStyle w:val="Caption"/>
        <w:sectPr w:rsidR="00B30FF4" w:rsidSect="00897124">
          <w:headerReference w:type="default" r:id="rId11"/>
          <w:footerReference w:type="default" r:id="rId12"/>
          <w:headerReference w:type="first" r:id="rId13"/>
          <w:pgSz w:w="12240" w:h="15840"/>
          <w:pgMar w:top="1440" w:right="1440" w:bottom="1440" w:left="1440" w:header="720" w:footer="720" w:gutter="0"/>
          <w:cols w:space="720"/>
          <w:titlePg/>
          <w:docGrid w:linePitch="360"/>
        </w:sectPr>
      </w:pPr>
      <w:r>
        <w:t xml:space="preserve">Table </w:t>
      </w:r>
      <w:r w:rsidR="00A36BAD">
        <w:fldChar w:fldCharType="begin"/>
      </w:r>
      <w:r w:rsidR="00A36BAD">
        <w:instrText xml:space="preserve"> STYLEREF 1 \s </w:instrText>
      </w:r>
      <w:r w:rsidR="00A36BAD">
        <w:fldChar w:fldCharType="separate"/>
      </w:r>
      <w:r w:rsidR="00A36BAD">
        <w:rPr>
          <w:noProof/>
        </w:rPr>
        <w:t>I</w:t>
      </w:r>
      <w:r w:rsidR="00A36BAD">
        <w:fldChar w:fldCharType="end"/>
      </w:r>
      <w:r w:rsidR="00A36BAD">
        <w:noBreakHyphen/>
      </w:r>
      <w:r w:rsidR="00A36BAD">
        <w:fldChar w:fldCharType="begin"/>
      </w:r>
      <w:r w:rsidR="00A36BAD">
        <w:instrText xml:space="preserve"> SEQ Table \* ARABIC \s 1 </w:instrText>
      </w:r>
      <w:r w:rsidR="00A36BAD">
        <w:fldChar w:fldCharType="separate"/>
      </w:r>
      <w:r w:rsidR="00A36BAD">
        <w:rPr>
          <w:noProof/>
        </w:rPr>
        <w:t>2</w:t>
      </w:r>
      <w:r w:rsidR="00A36BAD">
        <w:fldChar w:fldCharType="end"/>
      </w:r>
    </w:p>
    <w:sdt>
      <w:sdtPr>
        <w:id w:val="-577288192"/>
        <w:docPartObj>
          <w:docPartGallery w:val="Table of Contents"/>
          <w:docPartUnique/>
        </w:docPartObj>
      </w:sdtPr>
      <w:sdtEndPr>
        <w:rPr>
          <w:b/>
          <w:bCs/>
          <w:noProof/>
        </w:rPr>
      </w:sdtEndPr>
      <w:sdtContent>
        <w:p w14:paraId="47A8D6CA" w14:textId="77777777" w:rsidR="00C72DD2" w:rsidRPr="000B624F" w:rsidRDefault="00C72DD2" w:rsidP="00C72DD2">
          <w:pPr>
            <w:rPr>
              <w:rStyle w:val="Heading1Char"/>
              <w:rFonts w:asciiTheme="minorHAnsi" w:eastAsiaTheme="minorHAnsi" w:hAnsiTheme="minorHAnsi" w:cstheme="minorBidi"/>
              <w:color w:val="auto"/>
              <w:sz w:val="22"/>
              <w:szCs w:val="22"/>
            </w:rPr>
          </w:pPr>
          <w:r w:rsidRPr="006940A8">
            <w:rPr>
              <w:rStyle w:val="Heading1Char"/>
            </w:rPr>
            <w:t>Table of Contents</w:t>
          </w:r>
        </w:p>
        <w:p w14:paraId="2C3CB9D9" w14:textId="24A565C1" w:rsidR="00926A5B" w:rsidRDefault="00C72DD2">
          <w:pPr>
            <w:pStyle w:val="TOC1"/>
            <w:tabs>
              <w:tab w:val="left" w:pos="480"/>
              <w:tab w:val="right" w:leader="dot" w:pos="9350"/>
            </w:tabs>
            <w:rPr>
              <w:rFonts w:eastAsiaTheme="minorEastAsia"/>
              <w:noProof/>
              <w:kern w:val="2"/>
              <w:sz w:val="24"/>
              <w:szCs w:val="24"/>
              <w:lang w:val="pt-BR" w:eastAsia="pt-BR"/>
              <w14:ligatures w14:val="standardContextual"/>
            </w:rPr>
          </w:pPr>
          <w:r>
            <w:fldChar w:fldCharType="begin"/>
          </w:r>
          <w:r>
            <w:instrText xml:space="preserve"> TOC \o "1-3" \h \z \u </w:instrText>
          </w:r>
          <w:r>
            <w:fldChar w:fldCharType="separate"/>
          </w:r>
          <w:hyperlink w:anchor="_Toc167289930" w:history="1">
            <w:r w:rsidR="00926A5B" w:rsidRPr="00C6474B">
              <w:rPr>
                <w:rStyle w:val="Hyperlink"/>
                <w:noProof/>
              </w:rPr>
              <w:t>I.</w:t>
            </w:r>
            <w:r w:rsidR="00926A5B">
              <w:rPr>
                <w:rFonts w:eastAsiaTheme="minorEastAsia"/>
                <w:noProof/>
                <w:kern w:val="2"/>
                <w:sz w:val="24"/>
                <w:szCs w:val="24"/>
                <w:lang w:val="pt-BR" w:eastAsia="pt-BR"/>
                <w14:ligatures w14:val="standardContextual"/>
              </w:rPr>
              <w:tab/>
            </w:r>
            <w:r w:rsidR="00926A5B" w:rsidRPr="00C6474B">
              <w:rPr>
                <w:rStyle w:val="Hyperlink"/>
                <w:noProof/>
              </w:rPr>
              <w:t>List of figures</w:t>
            </w:r>
            <w:r w:rsidR="00926A5B">
              <w:rPr>
                <w:noProof/>
                <w:webHidden/>
              </w:rPr>
              <w:tab/>
            </w:r>
            <w:r w:rsidR="00926A5B">
              <w:rPr>
                <w:noProof/>
                <w:webHidden/>
              </w:rPr>
              <w:fldChar w:fldCharType="begin"/>
            </w:r>
            <w:r w:rsidR="00926A5B">
              <w:rPr>
                <w:noProof/>
                <w:webHidden/>
              </w:rPr>
              <w:instrText xml:space="preserve"> PAGEREF _Toc167289930 \h </w:instrText>
            </w:r>
            <w:r w:rsidR="00926A5B">
              <w:rPr>
                <w:noProof/>
                <w:webHidden/>
              </w:rPr>
            </w:r>
            <w:r w:rsidR="00926A5B">
              <w:rPr>
                <w:noProof/>
                <w:webHidden/>
              </w:rPr>
              <w:fldChar w:fldCharType="separate"/>
            </w:r>
            <w:r w:rsidR="00926A5B">
              <w:rPr>
                <w:noProof/>
                <w:webHidden/>
              </w:rPr>
              <w:t>v</w:t>
            </w:r>
            <w:r w:rsidR="00926A5B">
              <w:rPr>
                <w:noProof/>
                <w:webHidden/>
              </w:rPr>
              <w:fldChar w:fldCharType="end"/>
            </w:r>
          </w:hyperlink>
        </w:p>
        <w:p w14:paraId="30B2952C" w14:textId="4EBE81B7" w:rsidR="00926A5B" w:rsidRDefault="00926A5B">
          <w:pPr>
            <w:pStyle w:val="TOC1"/>
            <w:tabs>
              <w:tab w:val="left" w:pos="480"/>
              <w:tab w:val="right" w:leader="dot" w:pos="9350"/>
            </w:tabs>
            <w:rPr>
              <w:rFonts w:eastAsiaTheme="minorEastAsia"/>
              <w:noProof/>
              <w:kern w:val="2"/>
              <w:sz w:val="24"/>
              <w:szCs w:val="24"/>
              <w:lang w:val="pt-BR" w:eastAsia="pt-BR"/>
              <w14:ligatures w14:val="standardContextual"/>
            </w:rPr>
          </w:pPr>
          <w:hyperlink w:anchor="_Toc167289931" w:history="1">
            <w:r w:rsidRPr="00C6474B">
              <w:rPr>
                <w:rStyle w:val="Hyperlink"/>
                <w:noProof/>
              </w:rPr>
              <w:t>I.</w:t>
            </w:r>
            <w:r>
              <w:rPr>
                <w:rFonts w:eastAsiaTheme="minorEastAsia"/>
                <w:noProof/>
                <w:kern w:val="2"/>
                <w:sz w:val="24"/>
                <w:szCs w:val="24"/>
                <w:lang w:val="pt-BR" w:eastAsia="pt-BR"/>
                <w14:ligatures w14:val="standardContextual"/>
              </w:rPr>
              <w:tab/>
            </w:r>
            <w:r w:rsidRPr="00C6474B">
              <w:rPr>
                <w:rStyle w:val="Hyperlink"/>
                <w:noProof/>
              </w:rPr>
              <w:t>Abbreviations</w:t>
            </w:r>
            <w:r>
              <w:rPr>
                <w:noProof/>
                <w:webHidden/>
              </w:rPr>
              <w:tab/>
            </w:r>
            <w:r>
              <w:rPr>
                <w:noProof/>
                <w:webHidden/>
              </w:rPr>
              <w:fldChar w:fldCharType="begin"/>
            </w:r>
            <w:r>
              <w:rPr>
                <w:noProof/>
                <w:webHidden/>
              </w:rPr>
              <w:instrText xml:space="preserve"> PAGEREF _Toc167289931 \h </w:instrText>
            </w:r>
            <w:r>
              <w:rPr>
                <w:noProof/>
                <w:webHidden/>
              </w:rPr>
            </w:r>
            <w:r>
              <w:rPr>
                <w:noProof/>
                <w:webHidden/>
              </w:rPr>
              <w:fldChar w:fldCharType="separate"/>
            </w:r>
            <w:r>
              <w:rPr>
                <w:noProof/>
                <w:webHidden/>
              </w:rPr>
              <w:t>vi</w:t>
            </w:r>
            <w:r>
              <w:rPr>
                <w:noProof/>
                <w:webHidden/>
              </w:rPr>
              <w:fldChar w:fldCharType="end"/>
            </w:r>
          </w:hyperlink>
        </w:p>
        <w:p w14:paraId="4E117C92" w14:textId="02FE1495" w:rsidR="00926A5B" w:rsidRDefault="00926A5B">
          <w:pPr>
            <w:pStyle w:val="TOC1"/>
            <w:tabs>
              <w:tab w:val="left" w:pos="480"/>
              <w:tab w:val="right" w:leader="dot" w:pos="9350"/>
            </w:tabs>
            <w:rPr>
              <w:rFonts w:eastAsiaTheme="minorEastAsia"/>
              <w:noProof/>
              <w:kern w:val="2"/>
              <w:sz w:val="24"/>
              <w:szCs w:val="24"/>
              <w:lang w:val="pt-BR" w:eastAsia="pt-BR"/>
              <w14:ligatures w14:val="standardContextual"/>
            </w:rPr>
          </w:pPr>
          <w:hyperlink w:anchor="_Toc167289932" w:history="1">
            <w:r w:rsidRPr="00C6474B">
              <w:rPr>
                <w:rStyle w:val="Hyperlink"/>
                <w:noProof/>
              </w:rPr>
              <w:t>1</w:t>
            </w:r>
            <w:r>
              <w:rPr>
                <w:rFonts w:eastAsiaTheme="minorEastAsia"/>
                <w:noProof/>
                <w:kern w:val="2"/>
                <w:sz w:val="24"/>
                <w:szCs w:val="24"/>
                <w:lang w:val="pt-BR" w:eastAsia="pt-BR"/>
                <w14:ligatures w14:val="standardContextual"/>
              </w:rPr>
              <w:tab/>
            </w:r>
            <w:r w:rsidRPr="00C6474B">
              <w:rPr>
                <w:rStyle w:val="Hyperlink"/>
                <w:noProof/>
              </w:rPr>
              <w:t>Introduction</w:t>
            </w:r>
            <w:r>
              <w:rPr>
                <w:noProof/>
                <w:webHidden/>
              </w:rPr>
              <w:tab/>
            </w:r>
            <w:r>
              <w:rPr>
                <w:noProof/>
                <w:webHidden/>
              </w:rPr>
              <w:fldChar w:fldCharType="begin"/>
            </w:r>
            <w:r>
              <w:rPr>
                <w:noProof/>
                <w:webHidden/>
              </w:rPr>
              <w:instrText xml:space="preserve"> PAGEREF _Toc167289932 \h </w:instrText>
            </w:r>
            <w:r>
              <w:rPr>
                <w:noProof/>
                <w:webHidden/>
              </w:rPr>
            </w:r>
            <w:r>
              <w:rPr>
                <w:noProof/>
                <w:webHidden/>
              </w:rPr>
              <w:fldChar w:fldCharType="separate"/>
            </w:r>
            <w:r>
              <w:rPr>
                <w:noProof/>
                <w:webHidden/>
              </w:rPr>
              <w:t>1</w:t>
            </w:r>
            <w:r>
              <w:rPr>
                <w:noProof/>
                <w:webHidden/>
              </w:rPr>
              <w:fldChar w:fldCharType="end"/>
            </w:r>
          </w:hyperlink>
        </w:p>
        <w:p w14:paraId="0FE4C0BD" w14:textId="2F5BBD88"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33" w:history="1">
            <w:r w:rsidRPr="00C6474B">
              <w:rPr>
                <w:rStyle w:val="Hyperlink"/>
                <w:noProof/>
              </w:rPr>
              <w:t>1.1</w:t>
            </w:r>
            <w:r>
              <w:rPr>
                <w:rFonts w:eastAsiaTheme="minorEastAsia"/>
                <w:noProof/>
                <w:kern w:val="2"/>
                <w:sz w:val="24"/>
                <w:szCs w:val="24"/>
                <w:lang w:val="pt-BR" w:eastAsia="pt-BR"/>
                <w14:ligatures w14:val="standardContextual"/>
              </w:rPr>
              <w:tab/>
            </w:r>
            <w:r w:rsidRPr="00C6474B">
              <w:rPr>
                <w:rStyle w:val="Hyperlink"/>
                <w:noProof/>
              </w:rPr>
              <w:t>Background</w:t>
            </w:r>
            <w:r>
              <w:rPr>
                <w:noProof/>
                <w:webHidden/>
              </w:rPr>
              <w:tab/>
            </w:r>
            <w:r>
              <w:rPr>
                <w:noProof/>
                <w:webHidden/>
              </w:rPr>
              <w:fldChar w:fldCharType="begin"/>
            </w:r>
            <w:r>
              <w:rPr>
                <w:noProof/>
                <w:webHidden/>
              </w:rPr>
              <w:instrText xml:space="preserve"> PAGEREF _Toc167289933 \h </w:instrText>
            </w:r>
            <w:r>
              <w:rPr>
                <w:noProof/>
                <w:webHidden/>
              </w:rPr>
            </w:r>
            <w:r>
              <w:rPr>
                <w:noProof/>
                <w:webHidden/>
              </w:rPr>
              <w:fldChar w:fldCharType="separate"/>
            </w:r>
            <w:r>
              <w:rPr>
                <w:noProof/>
                <w:webHidden/>
              </w:rPr>
              <w:t>1</w:t>
            </w:r>
            <w:r>
              <w:rPr>
                <w:noProof/>
                <w:webHidden/>
              </w:rPr>
              <w:fldChar w:fldCharType="end"/>
            </w:r>
          </w:hyperlink>
        </w:p>
        <w:p w14:paraId="55C2C204" w14:textId="4715A15D"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34" w:history="1">
            <w:r w:rsidRPr="00C6474B">
              <w:rPr>
                <w:rStyle w:val="Hyperlink"/>
                <w:noProof/>
              </w:rPr>
              <w:t>1.2</w:t>
            </w:r>
            <w:r>
              <w:rPr>
                <w:rFonts w:eastAsiaTheme="minorEastAsia"/>
                <w:noProof/>
                <w:kern w:val="2"/>
                <w:sz w:val="24"/>
                <w:szCs w:val="24"/>
                <w:lang w:val="pt-BR" w:eastAsia="pt-BR"/>
                <w14:ligatures w14:val="standardContextual"/>
              </w:rPr>
              <w:tab/>
            </w:r>
            <w:r w:rsidRPr="00C6474B">
              <w:rPr>
                <w:rStyle w:val="Hyperlink"/>
                <w:noProof/>
              </w:rPr>
              <w:t>Purpose of the Assignment</w:t>
            </w:r>
            <w:r>
              <w:rPr>
                <w:noProof/>
                <w:webHidden/>
              </w:rPr>
              <w:tab/>
            </w:r>
            <w:r>
              <w:rPr>
                <w:noProof/>
                <w:webHidden/>
              </w:rPr>
              <w:fldChar w:fldCharType="begin"/>
            </w:r>
            <w:r>
              <w:rPr>
                <w:noProof/>
                <w:webHidden/>
              </w:rPr>
              <w:instrText xml:space="preserve"> PAGEREF _Toc167289934 \h </w:instrText>
            </w:r>
            <w:r>
              <w:rPr>
                <w:noProof/>
                <w:webHidden/>
              </w:rPr>
            </w:r>
            <w:r>
              <w:rPr>
                <w:noProof/>
                <w:webHidden/>
              </w:rPr>
              <w:fldChar w:fldCharType="separate"/>
            </w:r>
            <w:r>
              <w:rPr>
                <w:noProof/>
                <w:webHidden/>
              </w:rPr>
              <w:t>1</w:t>
            </w:r>
            <w:r>
              <w:rPr>
                <w:noProof/>
                <w:webHidden/>
              </w:rPr>
              <w:fldChar w:fldCharType="end"/>
            </w:r>
          </w:hyperlink>
        </w:p>
        <w:p w14:paraId="2B99E580" w14:textId="47EC0F0C"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35" w:history="1">
            <w:r w:rsidRPr="00C6474B">
              <w:rPr>
                <w:rStyle w:val="Hyperlink"/>
                <w:noProof/>
              </w:rPr>
              <w:t>1.3</w:t>
            </w:r>
            <w:r>
              <w:rPr>
                <w:rFonts w:eastAsiaTheme="minorEastAsia"/>
                <w:noProof/>
                <w:kern w:val="2"/>
                <w:sz w:val="24"/>
                <w:szCs w:val="24"/>
                <w:lang w:val="pt-BR" w:eastAsia="pt-BR"/>
                <w14:ligatures w14:val="standardContextual"/>
              </w:rPr>
              <w:tab/>
            </w:r>
            <w:r w:rsidRPr="00C6474B">
              <w:rPr>
                <w:rStyle w:val="Hyperlink"/>
                <w:noProof/>
              </w:rPr>
              <w:t>Methodological approach</w:t>
            </w:r>
            <w:r>
              <w:rPr>
                <w:noProof/>
                <w:webHidden/>
              </w:rPr>
              <w:tab/>
            </w:r>
            <w:r>
              <w:rPr>
                <w:noProof/>
                <w:webHidden/>
              </w:rPr>
              <w:fldChar w:fldCharType="begin"/>
            </w:r>
            <w:r>
              <w:rPr>
                <w:noProof/>
                <w:webHidden/>
              </w:rPr>
              <w:instrText xml:space="preserve"> PAGEREF _Toc167289935 \h </w:instrText>
            </w:r>
            <w:r>
              <w:rPr>
                <w:noProof/>
                <w:webHidden/>
              </w:rPr>
            </w:r>
            <w:r>
              <w:rPr>
                <w:noProof/>
                <w:webHidden/>
              </w:rPr>
              <w:fldChar w:fldCharType="separate"/>
            </w:r>
            <w:r>
              <w:rPr>
                <w:noProof/>
                <w:webHidden/>
              </w:rPr>
              <w:t>1</w:t>
            </w:r>
            <w:r>
              <w:rPr>
                <w:noProof/>
                <w:webHidden/>
              </w:rPr>
              <w:fldChar w:fldCharType="end"/>
            </w:r>
          </w:hyperlink>
        </w:p>
        <w:p w14:paraId="4A06355E" w14:textId="0AE7889A"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36" w:history="1">
            <w:r w:rsidRPr="00C6474B">
              <w:rPr>
                <w:rStyle w:val="Hyperlink"/>
                <w:noProof/>
                <w:lang w:val="en-US"/>
              </w:rPr>
              <w:t>1.4</w:t>
            </w:r>
            <w:r>
              <w:rPr>
                <w:rFonts w:eastAsiaTheme="minorEastAsia"/>
                <w:noProof/>
                <w:kern w:val="2"/>
                <w:sz w:val="24"/>
                <w:szCs w:val="24"/>
                <w:lang w:val="pt-BR" w:eastAsia="pt-BR"/>
                <w14:ligatures w14:val="standardContextual"/>
              </w:rPr>
              <w:tab/>
            </w:r>
            <w:r w:rsidRPr="00C6474B">
              <w:rPr>
                <w:rStyle w:val="Hyperlink"/>
                <w:noProof/>
                <w:lang w:val="en-US"/>
              </w:rPr>
              <w:t>Report outline</w:t>
            </w:r>
            <w:r>
              <w:rPr>
                <w:noProof/>
                <w:webHidden/>
              </w:rPr>
              <w:tab/>
            </w:r>
            <w:r>
              <w:rPr>
                <w:noProof/>
                <w:webHidden/>
              </w:rPr>
              <w:fldChar w:fldCharType="begin"/>
            </w:r>
            <w:r>
              <w:rPr>
                <w:noProof/>
                <w:webHidden/>
              </w:rPr>
              <w:instrText xml:space="preserve"> PAGEREF _Toc167289936 \h </w:instrText>
            </w:r>
            <w:r>
              <w:rPr>
                <w:noProof/>
                <w:webHidden/>
              </w:rPr>
            </w:r>
            <w:r>
              <w:rPr>
                <w:noProof/>
                <w:webHidden/>
              </w:rPr>
              <w:fldChar w:fldCharType="separate"/>
            </w:r>
            <w:r>
              <w:rPr>
                <w:noProof/>
                <w:webHidden/>
              </w:rPr>
              <w:t>2</w:t>
            </w:r>
            <w:r>
              <w:rPr>
                <w:noProof/>
                <w:webHidden/>
              </w:rPr>
              <w:fldChar w:fldCharType="end"/>
            </w:r>
          </w:hyperlink>
        </w:p>
        <w:p w14:paraId="6B3A3721" w14:textId="4AF9B222" w:rsidR="00926A5B" w:rsidRDefault="00926A5B">
          <w:pPr>
            <w:pStyle w:val="TOC1"/>
            <w:tabs>
              <w:tab w:val="left" w:pos="480"/>
              <w:tab w:val="right" w:leader="dot" w:pos="9350"/>
            </w:tabs>
            <w:rPr>
              <w:rFonts w:eastAsiaTheme="minorEastAsia"/>
              <w:noProof/>
              <w:kern w:val="2"/>
              <w:sz w:val="24"/>
              <w:szCs w:val="24"/>
              <w:lang w:val="pt-BR" w:eastAsia="pt-BR"/>
              <w14:ligatures w14:val="standardContextual"/>
            </w:rPr>
          </w:pPr>
          <w:hyperlink w:anchor="_Toc167289937" w:history="1">
            <w:r w:rsidRPr="00C6474B">
              <w:rPr>
                <w:rStyle w:val="Hyperlink"/>
                <w:noProof/>
              </w:rPr>
              <w:t>2</w:t>
            </w:r>
            <w:r>
              <w:rPr>
                <w:rFonts w:eastAsiaTheme="minorEastAsia"/>
                <w:noProof/>
                <w:kern w:val="2"/>
                <w:sz w:val="24"/>
                <w:szCs w:val="24"/>
                <w:lang w:val="pt-BR" w:eastAsia="pt-BR"/>
                <w14:ligatures w14:val="standardContextual"/>
              </w:rPr>
              <w:tab/>
            </w:r>
            <w:r w:rsidRPr="00C6474B">
              <w:rPr>
                <w:rStyle w:val="Hyperlink"/>
                <w:noProof/>
              </w:rPr>
              <w:t>Project Objectives</w:t>
            </w:r>
            <w:r>
              <w:rPr>
                <w:noProof/>
                <w:webHidden/>
              </w:rPr>
              <w:tab/>
            </w:r>
            <w:r>
              <w:rPr>
                <w:noProof/>
                <w:webHidden/>
              </w:rPr>
              <w:fldChar w:fldCharType="begin"/>
            </w:r>
            <w:r>
              <w:rPr>
                <w:noProof/>
                <w:webHidden/>
              </w:rPr>
              <w:instrText xml:space="preserve"> PAGEREF _Toc167289937 \h </w:instrText>
            </w:r>
            <w:r>
              <w:rPr>
                <w:noProof/>
                <w:webHidden/>
              </w:rPr>
            </w:r>
            <w:r>
              <w:rPr>
                <w:noProof/>
                <w:webHidden/>
              </w:rPr>
              <w:fldChar w:fldCharType="separate"/>
            </w:r>
            <w:r>
              <w:rPr>
                <w:noProof/>
                <w:webHidden/>
              </w:rPr>
              <w:t>3</w:t>
            </w:r>
            <w:r>
              <w:rPr>
                <w:noProof/>
                <w:webHidden/>
              </w:rPr>
              <w:fldChar w:fldCharType="end"/>
            </w:r>
          </w:hyperlink>
        </w:p>
        <w:p w14:paraId="3361E0FA" w14:textId="515D6217"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38" w:history="1">
            <w:r w:rsidRPr="00C6474B">
              <w:rPr>
                <w:rStyle w:val="Hyperlink"/>
                <w:noProof/>
              </w:rPr>
              <w:t>2.1</w:t>
            </w:r>
            <w:r>
              <w:rPr>
                <w:rFonts w:eastAsiaTheme="minorEastAsia"/>
                <w:noProof/>
                <w:kern w:val="2"/>
                <w:sz w:val="24"/>
                <w:szCs w:val="24"/>
                <w:lang w:val="pt-BR" w:eastAsia="pt-BR"/>
                <w14:ligatures w14:val="standardContextual"/>
              </w:rPr>
              <w:tab/>
            </w:r>
            <w:r w:rsidRPr="00C6474B">
              <w:rPr>
                <w:rStyle w:val="Hyperlink"/>
                <w:noProof/>
              </w:rPr>
              <w:t>Objectives</w:t>
            </w:r>
            <w:r>
              <w:rPr>
                <w:noProof/>
                <w:webHidden/>
              </w:rPr>
              <w:tab/>
            </w:r>
            <w:r>
              <w:rPr>
                <w:noProof/>
                <w:webHidden/>
              </w:rPr>
              <w:fldChar w:fldCharType="begin"/>
            </w:r>
            <w:r>
              <w:rPr>
                <w:noProof/>
                <w:webHidden/>
              </w:rPr>
              <w:instrText xml:space="preserve"> PAGEREF _Toc167289938 \h </w:instrText>
            </w:r>
            <w:r>
              <w:rPr>
                <w:noProof/>
                <w:webHidden/>
              </w:rPr>
            </w:r>
            <w:r>
              <w:rPr>
                <w:noProof/>
                <w:webHidden/>
              </w:rPr>
              <w:fldChar w:fldCharType="separate"/>
            </w:r>
            <w:r>
              <w:rPr>
                <w:noProof/>
                <w:webHidden/>
              </w:rPr>
              <w:t>3</w:t>
            </w:r>
            <w:r>
              <w:rPr>
                <w:noProof/>
                <w:webHidden/>
              </w:rPr>
              <w:fldChar w:fldCharType="end"/>
            </w:r>
          </w:hyperlink>
        </w:p>
        <w:p w14:paraId="4D00B78D" w14:textId="43FCA3C5" w:rsidR="00926A5B" w:rsidRDefault="00926A5B">
          <w:pPr>
            <w:pStyle w:val="TOC3"/>
            <w:tabs>
              <w:tab w:val="right" w:leader="dot" w:pos="9350"/>
            </w:tabs>
            <w:rPr>
              <w:noProof/>
            </w:rPr>
          </w:pPr>
          <w:hyperlink w:anchor="_Toc167289939" w:history="1">
            <w:r w:rsidRPr="00C6474B">
              <w:rPr>
                <w:rStyle w:val="Hyperlink"/>
                <w:noProof/>
              </w:rPr>
              <w:t>Main Objectives:</w:t>
            </w:r>
            <w:r>
              <w:rPr>
                <w:noProof/>
                <w:webHidden/>
              </w:rPr>
              <w:tab/>
            </w:r>
            <w:r>
              <w:rPr>
                <w:noProof/>
                <w:webHidden/>
              </w:rPr>
              <w:fldChar w:fldCharType="begin"/>
            </w:r>
            <w:r>
              <w:rPr>
                <w:noProof/>
                <w:webHidden/>
              </w:rPr>
              <w:instrText xml:space="preserve"> PAGEREF _Toc167289939 \h </w:instrText>
            </w:r>
            <w:r>
              <w:rPr>
                <w:noProof/>
                <w:webHidden/>
              </w:rPr>
            </w:r>
            <w:r>
              <w:rPr>
                <w:noProof/>
                <w:webHidden/>
              </w:rPr>
              <w:fldChar w:fldCharType="separate"/>
            </w:r>
            <w:r>
              <w:rPr>
                <w:noProof/>
                <w:webHidden/>
              </w:rPr>
              <w:t>3</w:t>
            </w:r>
            <w:r>
              <w:rPr>
                <w:noProof/>
                <w:webHidden/>
              </w:rPr>
              <w:fldChar w:fldCharType="end"/>
            </w:r>
          </w:hyperlink>
        </w:p>
        <w:p w14:paraId="2F8E892B" w14:textId="515F2599" w:rsidR="00926A5B" w:rsidRDefault="00926A5B">
          <w:pPr>
            <w:pStyle w:val="TOC3"/>
            <w:tabs>
              <w:tab w:val="right" w:leader="dot" w:pos="9350"/>
            </w:tabs>
            <w:rPr>
              <w:noProof/>
            </w:rPr>
          </w:pPr>
          <w:hyperlink w:anchor="_Toc167289940" w:history="1">
            <w:r w:rsidRPr="00C6474B">
              <w:rPr>
                <w:rStyle w:val="Hyperlink"/>
                <w:noProof/>
              </w:rPr>
              <w:t>Research objectives</w:t>
            </w:r>
            <w:r>
              <w:rPr>
                <w:noProof/>
                <w:webHidden/>
              </w:rPr>
              <w:tab/>
            </w:r>
            <w:r>
              <w:rPr>
                <w:noProof/>
                <w:webHidden/>
              </w:rPr>
              <w:fldChar w:fldCharType="begin"/>
            </w:r>
            <w:r>
              <w:rPr>
                <w:noProof/>
                <w:webHidden/>
              </w:rPr>
              <w:instrText xml:space="preserve"> PAGEREF _Toc167289940 \h </w:instrText>
            </w:r>
            <w:r>
              <w:rPr>
                <w:noProof/>
                <w:webHidden/>
              </w:rPr>
            </w:r>
            <w:r>
              <w:rPr>
                <w:noProof/>
                <w:webHidden/>
              </w:rPr>
              <w:fldChar w:fldCharType="separate"/>
            </w:r>
            <w:r>
              <w:rPr>
                <w:noProof/>
                <w:webHidden/>
              </w:rPr>
              <w:t>3</w:t>
            </w:r>
            <w:r>
              <w:rPr>
                <w:noProof/>
                <w:webHidden/>
              </w:rPr>
              <w:fldChar w:fldCharType="end"/>
            </w:r>
          </w:hyperlink>
        </w:p>
        <w:p w14:paraId="0A311483" w14:textId="4D296E07"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41" w:history="1">
            <w:r w:rsidRPr="00C6474B">
              <w:rPr>
                <w:rStyle w:val="Hyperlink"/>
                <w:noProof/>
              </w:rPr>
              <w:t>2.2</w:t>
            </w:r>
            <w:r>
              <w:rPr>
                <w:rFonts w:eastAsiaTheme="minorEastAsia"/>
                <w:noProof/>
                <w:kern w:val="2"/>
                <w:sz w:val="24"/>
                <w:szCs w:val="24"/>
                <w:lang w:val="pt-BR" w:eastAsia="pt-BR"/>
                <w14:ligatures w14:val="standardContextual"/>
              </w:rPr>
              <w:tab/>
            </w:r>
            <w:r w:rsidRPr="00C6474B">
              <w:rPr>
                <w:rStyle w:val="Hyperlink"/>
                <w:noProof/>
              </w:rPr>
              <w:t>Execution of the project</w:t>
            </w:r>
            <w:r>
              <w:rPr>
                <w:noProof/>
                <w:webHidden/>
              </w:rPr>
              <w:tab/>
            </w:r>
            <w:r>
              <w:rPr>
                <w:noProof/>
                <w:webHidden/>
              </w:rPr>
              <w:fldChar w:fldCharType="begin"/>
            </w:r>
            <w:r>
              <w:rPr>
                <w:noProof/>
                <w:webHidden/>
              </w:rPr>
              <w:instrText xml:space="preserve"> PAGEREF _Toc167289941 \h </w:instrText>
            </w:r>
            <w:r>
              <w:rPr>
                <w:noProof/>
                <w:webHidden/>
              </w:rPr>
            </w:r>
            <w:r>
              <w:rPr>
                <w:noProof/>
                <w:webHidden/>
              </w:rPr>
              <w:fldChar w:fldCharType="separate"/>
            </w:r>
            <w:r>
              <w:rPr>
                <w:noProof/>
                <w:webHidden/>
              </w:rPr>
              <w:t>4</w:t>
            </w:r>
            <w:r>
              <w:rPr>
                <w:noProof/>
                <w:webHidden/>
              </w:rPr>
              <w:fldChar w:fldCharType="end"/>
            </w:r>
          </w:hyperlink>
        </w:p>
        <w:p w14:paraId="17EC898F" w14:textId="66EAB47D"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42" w:history="1">
            <w:r w:rsidRPr="00C6474B">
              <w:rPr>
                <w:rStyle w:val="Hyperlink"/>
                <w:noProof/>
              </w:rPr>
              <w:t>2.3</w:t>
            </w:r>
            <w:r>
              <w:rPr>
                <w:rFonts w:eastAsiaTheme="minorEastAsia"/>
                <w:noProof/>
                <w:kern w:val="2"/>
                <w:sz w:val="24"/>
                <w:szCs w:val="24"/>
                <w:lang w:val="pt-BR" w:eastAsia="pt-BR"/>
                <w14:ligatures w14:val="standardContextual"/>
              </w:rPr>
              <w:tab/>
            </w:r>
            <w:r w:rsidRPr="00C6474B">
              <w:rPr>
                <w:rStyle w:val="Hyperlink"/>
                <w:noProof/>
              </w:rPr>
              <w:t>SMART</w:t>
            </w:r>
            <w:r>
              <w:rPr>
                <w:noProof/>
                <w:webHidden/>
              </w:rPr>
              <w:tab/>
            </w:r>
            <w:r>
              <w:rPr>
                <w:noProof/>
                <w:webHidden/>
              </w:rPr>
              <w:fldChar w:fldCharType="begin"/>
            </w:r>
            <w:r>
              <w:rPr>
                <w:noProof/>
                <w:webHidden/>
              </w:rPr>
              <w:instrText xml:space="preserve"> PAGEREF _Toc167289942 \h </w:instrText>
            </w:r>
            <w:r>
              <w:rPr>
                <w:noProof/>
                <w:webHidden/>
              </w:rPr>
            </w:r>
            <w:r>
              <w:rPr>
                <w:noProof/>
                <w:webHidden/>
              </w:rPr>
              <w:fldChar w:fldCharType="separate"/>
            </w:r>
            <w:r>
              <w:rPr>
                <w:noProof/>
                <w:webHidden/>
              </w:rPr>
              <w:t>4</w:t>
            </w:r>
            <w:r>
              <w:rPr>
                <w:noProof/>
                <w:webHidden/>
              </w:rPr>
              <w:fldChar w:fldCharType="end"/>
            </w:r>
          </w:hyperlink>
        </w:p>
        <w:p w14:paraId="6865ED9E" w14:textId="2F140271" w:rsidR="00926A5B" w:rsidRDefault="00926A5B">
          <w:pPr>
            <w:pStyle w:val="TOC1"/>
            <w:tabs>
              <w:tab w:val="left" w:pos="440"/>
              <w:tab w:val="right" w:leader="dot" w:pos="9350"/>
            </w:tabs>
            <w:rPr>
              <w:rFonts w:eastAsiaTheme="minorEastAsia"/>
              <w:noProof/>
              <w:kern w:val="2"/>
              <w:sz w:val="24"/>
              <w:szCs w:val="24"/>
              <w:lang w:val="pt-BR" w:eastAsia="pt-BR"/>
              <w14:ligatures w14:val="standardContextual"/>
            </w:rPr>
          </w:pPr>
          <w:hyperlink w:anchor="_Toc167289943" w:history="1">
            <w:r w:rsidRPr="00C6474B">
              <w:rPr>
                <w:rStyle w:val="Hyperlink"/>
                <w:noProof/>
              </w:rPr>
              <w:t>3</w:t>
            </w:r>
            <w:r>
              <w:rPr>
                <w:rFonts w:eastAsiaTheme="minorEastAsia"/>
                <w:noProof/>
                <w:kern w:val="2"/>
                <w:sz w:val="24"/>
                <w:szCs w:val="24"/>
                <w:lang w:val="pt-BR" w:eastAsia="pt-BR"/>
                <w14:ligatures w14:val="standardContextual"/>
              </w:rPr>
              <w:tab/>
            </w:r>
            <w:r w:rsidRPr="00C6474B">
              <w:rPr>
                <w:rStyle w:val="Hyperlink"/>
                <w:noProof/>
              </w:rPr>
              <w:t>Project Activities</w:t>
            </w:r>
            <w:r>
              <w:rPr>
                <w:noProof/>
                <w:webHidden/>
              </w:rPr>
              <w:tab/>
            </w:r>
            <w:r>
              <w:rPr>
                <w:noProof/>
                <w:webHidden/>
              </w:rPr>
              <w:fldChar w:fldCharType="begin"/>
            </w:r>
            <w:r>
              <w:rPr>
                <w:noProof/>
                <w:webHidden/>
              </w:rPr>
              <w:instrText xml:space="preserve"> PAGEREF _Toc167289943 \h </w:instrText>
            </w:r>
            <w:r>
              <w:rPr>
                <w:noProof/>
                <w:webHidden/>
              </w:rPr>
            </w:r>
            <w:r>
              <w:rPr>
                <w:noProof/>
                <w:webHidden/>
              </w:rPr>
              <w:fldChar w:fldCharType="separate"/>
            </w:r>
            <w:r>
              <w:rPr>
                <w:noProof/>
                <w:webHidden/>
              </w:rPr>
              <w:t>7</w:t>
            </w:r>
            <w:r>
              <w:rPr>
                <w:noProof/>
                <w:webHidden/>
              </w:rPr>
              <w:fldChar w:fldCharType="end"/>
            </w:r>
          </w:hyperlink>
        </w:p>
        <w:p w14:paraId="2959A8DB" w14:textId="54A54C63"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44" w:history="1">
            <w:r w:rsidRPr="00C6474B">
              <w:rPr>
                <w:rStyle w:val="Hyperlink"/>
                <w:noProof/>
              </w:rPr>
              <w:t>3.1</w:t>
            </w:r>
            <w:r>
              <w:rPr>
                <w:rFonts w:eastAsiaTheme="minorEastAsia"/>
                <w:noProof/>
                <w:kern w:val="2"/>
                <w:sz w:val="24"/>
                <w:szCs w:val="24"/>
                <w:lang w:val="pt-BR" w:eastAsia="pt-BR"/>
                <w14:ligatures w14:val="standardContextual"/>
              </w:rPr>
              <w:tab/>
            </w:r>
            <w:r w:rsidRPr="00C6474B">
              <w:rPr>
                <w:rStyle w:val="Hyperlink"/>
                <w:noProof/>
              </w:rPr>
              <w:t>Different phases</w:t>
            </w:r>
            <w:r>
              <w:rPr>
                <w:noProof/>
                <w:webHidden/>
              </w:rPr>
              <w:tab/>
            </w:r>
            <w:r>
              <w:rPr>
                <w:noProof/>
                <w:webHidden/>
              </w:rPr>
              <w:fldChar w:fldCharType="begin"/>
            </w:r>
            <w:r>
              <w:rPr>
                <w:noProof/>
                <w:webHidden/>
              </w:rPr>
              <w:instrText xml:space="preserve"> PAGEREF _Toc167289944 \h </w:instrText>
            </w:r>
            <w:r>
              <w:rPr>
                <w:noProof/>
                <w:webHidden/>
              </w:rPr>
            </w:r>
            <w:r>
              <w:rPr>
                <w:noProof/>
                <w:webHidden/>
              </w:rPr>
              <w:fldChar w:fldCharType="separate"/>
            </w:r>
            <w:r>
              <w:rPr>
                <w:noProof/>
                <w:webHidden/>
              </w:rPr>
              <w:t>7</w:t>
            </w:r>
            <w:r>
              <w:rPr>
                <w:noProof/>
                <w:webHidden/>
              </w:rPr>
              <w:fldChar w:fldCharType="end"/>
            </w:r>
          </w:hyperlink>
        </w:p>
        <w:p w14:paraId="6FAFA6F5" w14:textId="106E332A" w:rsidR="00926A5B" w:rsidRDefault="00926A5B">
          <w:pPr>
            <w:pStyle w:val="TOC3"/>
            <w:tabs>
              <w:tab w:val="right" w:leader="dot" w:pos="9350"/>
            </w:tabs>
            <w:rPr>
              <w:noProof/>
            </w:rPr>
          </w:pPr>
          <w:hyperlink w:anchor="_Toc167289945" w:history="1">
            <w:r w:rsidRPr="00C6474B">
              <w:rPr>
                <w:rStyle w:val="Hyperlink"/>
                <w:noProof/>
              </w:rPr>
              <w:t>1</w:t>
            </w:r>
            <w:r w:rsidRPr="00C6474B">
              <w:rPr>
                <w:rStyle w:val="Hyperlink"/>
                <w:noProof/>
                <w:vertAlign w:val="superscript"/>
              </w:rPr>
              <w:t>st</w:t>
            </w:r>
            <w:r w:rsidRPr="00C6474B">
              <w:rPr>
                <w:rStyle w:val="Hyperlink"/>
                <w:noProof/>
              </w:rPr>
              <w:t xml:space="preserve"> Phase: Project Setup - Requirements/Analysis</w:t>
            </w:r>
            <w:r>
              <w:rPr>
                <w:noProof/>
                <w:webHidden/>
              </w:rPr>
              <w:tab/>
            </w:r>
            <w:r>
              <w:rPr>
                <w:noProof/>
                <w:webHidden/>
              </w:rPr>
              <w:fldChar w:fldCharType="begin"/>
            </w:r>
            <w:r>
              <w:rPr>
                <w:noProof/>
                <w:webHidden/>
              </w:rPr>
              <w:instrText xml:space="preserve"> PAGEREF _Toc167289945 \h </w:instrText>
            </w:r>
            <w:r>
              <w:rPr>
                <w:noProof/>
                <w:webHidden/>
              </w:rPr>
            </w:r>
            <w:r>
              <w:rPr>
                <w:noProof/>
                <w:webHidden/>
              </w:rPr>
              <w:fldChar w:fldCharType="separate"/>
            </w:r>
            <w:r>
              <w:rPr>
                <w:noProof/>
                <w:webHidden/>
              </w:rPr>
              <w:t>7</w:t>
            </w:r>
            <w:r>
              <w:rPr>
                <w:noProof/>
                <w:webHidden/>
              </w:rPr>
              <w:fldChar w:fldCharType="end"/>
            </w:r>
          </w:hyperlink>
        </w:p>
        <w:p w14:paraId="40A4F732" w14:textId="48CE1E2C" w:rsidR="00926A5B" w:rsidRDefault="00926A5B">
          <w:pPr>
            <w:pStyle w:val="TOC3"/>
            <w:tabs>
              <w:tab w:val="right" w:leader="dot" w:pos="9350"/>
            </w:tabs>
            <w:rPr>
              <w:noProof/>
            </w:rPr>
          </w:pPr>
          <w:hyperlink w:anchor="_Toc167289946" w:history="1">
            <w:r w:rsidRPr="00C6474B">
              <w:rPr>
                <w:rStyle w:val="Hyperlink"/>
                <w:noProof/>
              </w:rPr>
              <w:t>2</w:t>
            </w:r>
            <w:r w:rsidRPr="00C6474B">
              <w:rPr>
                <w:rStyle w:val="Hyperlink"/>
                <w:noProof/>
                <w:vertAlign w:val="superscript"/>
              </w:rPr>
              <w:t>nd</w:t>
            </w:r>
            <w:r w:rsidRPr="00C6474B">
              <w:rPr>
                <w:rStyle w:val="Hyperlink"/>
                <w:noProof/>
              </w:rPr>
              <w:t xml:space="preserve"> Phase: Design Phase – Functional and Technical</w:t>
            </w:r>
            <w:r>
              <w:rPr>
                <w:noProof/>
                <w:webHidden/>
              </w:rPr>
              <w:tab/>
            </w:r>
            <w:r>
              <w:rPr>
                <w:noProof/>
                <w:webHidden/>
              </w:rPr>
              <w:fldChar w:fldCharType="begin"/>
            </w:r>
            <w:r>
              <w:rPr>
                <w:noProof/>
                <w:webHidden/>
              </w:rPr>
              <w:instrText xml:space="preserve"> PAGEREF _Toc167289946 \h </w:instrText>
            </w:r>
            <w:r>
              <w:rPr>
                <w:noProof/>
                <w:webHidden/>
              </w:rPr>
            </w:r>
            <w:r>
              <w:rPr>
                <w:noProof/>
                <w:webHidden/>
              </w:rPr>
              <w:fldChar w:fldCharType="separate"/>
            </w:r>
            <w:r>
              <w:rPr>
                <w:noProof/>
                <w:webHidden/>
              </w:rPr>
              <w:t>7</w:t>
            </w:r>
            <w:r>
              <w:rPr>
                <w:noProof/>
                <w:webHidden/>
              </w:rPr>
              <w:fldChar w:fldCharType="end"/>
            </w:r>
          </w:hyperlink>
        </w:p>
        <w:p w14:paraId="13AC0C1D" w14:textId="5ECEB260" w:rsidR="00926A5B" w:rsidRDefault="00926A5B">
          <w:pPr>
            <w:pStyle w:val="TOC3"/>
            <w:tabs>
              <w:tab w:val="right" w:leader="dot" w:pos="9350"/>
            </w:tabs>
            <w:rPr>
              <w:noProof/>
            </w:rPr>
          </w:pPr>
          <w:hyperlink w:anchor="_Toc167289947" w:history="1">
            <w:r w:rsidRPr="00C6474B">
              <w:rPr>
                <w:rStyle w:val="Hyperlink"/>
                <w:noProof/>
              </w:rPr>
              <w:t>3</w:t>
            </w:r>
            <w:r w:rsidRPr="00C6474B">
              <w:rPr>
                <w:rStyle w:val="Hyperlink"/>
                <w:noProof/>
                <w:vertAlign w:val="superscript"/>
              </w:rPr>
              <w:t>rd</w:t>
            </w:r>
            <w:r w:rsidRPr="00C6474B">
              <w:rPr>
                <w:rStyle w:val="Hyperlink"/>
                <w:noProof/>
              </w:rPr>
              <w:t xml:space="preserve"> Phase: Realisation/ Implementation.</w:t>
            </w:r>
            <w:r>
              <w:rPr>
                <w:noProof/>
                <w:webHidden/>
              </w:rPr>
              <w:tab/>
            </w:r>
            <w:r>
              <w:rPr>
                <w:noProof/>
                <w:webHidden/>
              </w:rPr>
              <w:fldChar w:fldCharType="begin"/>
            </w:r>
            <w:r>
              <w:rPr>
                <w:noProof/>
                <w:webHidden/>
              </w:rPr>
              <w:instrText xml:space="preserve"> PAGEREF _Toc167289947 \h </w:instrText>
            </w:r>
            <w:r>
              <w:rPr>
                <w:noProof/>
                <w:webHidden/>
              </w:rPr>
            </w:r>
            <w:r>
              <w:rPr>
                <w:noProof/>
                <w:webHidden/>
              </w:rPr>
              <w:fldChar w:fldCharType="separate"/>
            </w:r>
            <w:r>
              <w:rPr>
                <w:noProof/>
                <w:webHidden/>
              </w:rPr>
              <w:t>7</w:t>
            </w:r>
            <w:r>
              <w:rPr>
                <w:noProof/>
                <w:webHidden/>
              </w:rPr>
              <w:fldChar w:fldCharType="end"/>
            </w:r>
          </w:hyperlink>
        </w:p>
        <w:p w14:paraId="4A596AEF" w14:textId="5125F9AB" w:rsidR="00926A5B" w:rsidRDefault="00926A5B">
          <w:pPr>
            <w:pStyle w:val="TOC3"/>
            <w:tabs>
              <w:tab w:val="right" w:leader="dot" w:pos="9350"/>
            </w:tabs>
            <w:rPr>
              <w:noProof/>
            </w:rPr>
          </w:pPr>
          <w:hyperlink w:anchor="_Toc167289948" w:history="1">
            <w:r w:rsidRPr="00C6474B">
              <w:rPr>
                <w:rStyle w:val="Hyperlink"/>
                <w:noProof/>
              </w:rPr>
              <w:t>4</w:t>
            </w:r>
            <w:r w:rsidRPr="00C6474B">
              <w:rPr>
                <w:rStyle w:val="Hyperlink"/>
                <w:noProof/>
                <w:vertAlign w:val="superscript"/>
              </w:rPr>
              <w:t>th</w:t>
            </w:r>
            <w:r w:rsidRPr="00C6474B">
              <w:rPr>
                <w:rStyle w:val="Hyperlink"/>
                <w:noProof/>
              </w:rPr>
              <w:t xml:space="preserve"> Phase: Test Phase</w:t>
            </w:r>
            <w:r>
              <w:rPr>
                <w:noProof/>
                <w:webHidden/>
              </w:rPr>
              <w:tab/>
            </w:r>
            <w:r>
              <w:rPr>
                <w:noProof/>
                <w:webHidden/>
              </w:rPr>
              <w:fldChar w:fldCharType="begin"/>
            </w:r>
            <w:r>
              <w:rPr>
                <w:noProof/>
                <w:webHidden/>
              </w:rPr>
              <w:instrText xml:space="preserve"> PAGEREF _Toc167289948 \h </w:instrText>
            </w:r>
            <w:r>
              <w:rPr>
                <w:noProof/>
                <w:webHidden/>
              </w:rPr>
            </w:r>
            <w:r>
              <w:rPr>
                <w:noProof/>
                <w:webHidden/>
              </w:rPr>
              <w:fldChar w:fldCharType="separate"/>
            </w:r>
            <w:r>
              <w:rPr>
                <w:noProof/>
                <w:webHidden/>
              </w:rPr>
              <w:t>7</w:t>
            </w:r>
            <w:r>
              <w:rPr>
                <w:noProof/>
                <w:webHidden/>
              </w:rPr>
              <w:fldChar w:fldCharType="end"/>
            </w:r>
          </w:hyperlink>
        </w:p>
        <w:p w14:paraId="636827B7" w14:textId="3D516972" w:rsidR="00926A5B" w:rsidRDefault="00926A5B">
          <w:pPr>
            <w:pStyle w:val="TOC3"/>
            <w:tabs>
              <w:tab w:val="right" w:leader="dot" w:pos="9350"/>
            </w:tabs>
            <w:rPr>
              <w:noProof/>
            </w:rPr>
          </w:pPr>
          <w:hyperlink w:anchor="_Toc167289949" w:history="1">
            <w:r w:rsidRPr="00C6474B">
              <w:rPr>
                <w:rStyle w:val="Hyperlink"/>
                <w:noProof/>
              </w:rPr>
              <w:t>5</w:t>
            </w:r>
            <w:r w:rsidRPr="00C6474B">
              <w:rPr>
                <w:rStyle w:val="Hyperlink"/>
                <w:noProof/>
                <w:vertAlign w:val="superscript"/>
              </w:rPr>
              <w:t>th</w:t>
            </w:r>
            <w:r w:rsidRPr="00C6474B">
              <w:rPr>
                <w:rStyle w:val="Hyperlink"/>
                <w:noProof/>
              </w:rPr>
              <w:t xml:space="preserve"> Phase: Final test.</w:t>
            </w:r>
            <w:r>
              <w:rPr>
                <w:noProof/>
                <w:webHidden/>
              </w:rPr>
              <w:tab/>
            </w:r>
            <w:r>
              <w:rPr>
                <w:noProof/>
                <w:webHidden/>
              </w:rPr>
              <w:fldChar w:fldCharType="begin"/>
            </w:r>
            <w:r>
              <w:rPr>
                <w:noProof/>
                <w:webHidden/>
              </w:rPr>
              <w:instrText xml:space="preserve"> PAGEREF _Toc167289949 \h </w:instrText>
            </w:r>
            <w:r>
              <w:rPr>
                <w:noProof/>
                <w:webHidden/>
              </w:rPr>
            </w:r>
            <w:r>
              <w:rPr>
                <w:noProof/>
                <w:webHidden/>
              </w:rPr>
              <w:fldChar w:fldCharType="separate"/>
            </w:r>
            <w:r>
              <w:rPr>
                <w:noProof/>
                <w:webHidden/>
              </w:rPr>
              <w:t>8</w:t>
            </w:r>
            <w:r>
              <w:rPr>
                <w:noProof/>
                <w:webHidden/>
              </w:rPr>
              <w:fldChar w:fldCharType="end"/>
            </w:r>
          </w:hyperlink>
        </w:p>
        <w:p w14:paraId="2DC88FF7" w14:textId="1393711E"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50" w:history="1">
            <w:r w:rsidRPr="00C6474B">
              <w:rPr>
                <w:rStyle w:val="Hyperlink"/>
                <w:noProof/>
              </w:rPr>
              <w:t>3.2</w:t>
            </w:r>
            <w:r>
              <w:rPr>
                <w:rFonts w:eastAsiaTheme="minorEastAsia"/>
                <w:noProof/>
                <w:kern w:val="2"/>
                <w:sz w:val="24"/>
                <w:szCs w:val="24"/>
                <w:lang w:val="pt-BR" w:eastAsia="pt-BR"/>
                <w14:ligatures w14:val="standardContextual"/>
              </w:rPr>
              <w:tab/>
            </w:r>
            <w:r w:rsidRPr="00C6474B">
              <w:rPr>
                <w:rStyle w:val="Hyperlink"/>
                <w:noProof/>
              </w:rPr>
              <w:t>Activities</w:t>
            </w:r>
            <w:r>
              <w:rPr>
                <w:noProof/>
                <w:webHidden/>
              </w:rPr>
              <w:tab/>
            </w:r>
            <w:r>
              <w:rPr>
                <w:noProof/>
                <w:webHidden/>
              </w:rPr>
              <w:fldChar w:fldCharType="begin"/>
            </w:r>
            <w:r>
              <w:rPr>
                <w:noProof/>
                <w:webHidden/>
              </w:rPr>
              <w:instrText xml:space="preserve"> PAGEREF _Toc167289950 \h </w:instrText>
            </w:r>
            <w:r>
              <w:rPr>
                <w:noProof/>
                <w:webHidden/>
              </w:rPr>
            </w:r>
            <w:r>
              <w:rPr>
                <w:noProof/>
                <w:webHidden/>
              </w:rPr>
              <w:fldChar w:fldCharType="separate"/>
            </w:r>
            <w:r>
              <w:rPr>
                <w:noProof/>
                <w:webHidden/>
              </w:rPr>
              <w:t>8</w:t>
            </w:r>
            <w:r>
              <w:rPr>
                <w:noProof/>
                <w:webHidden/>
              </w:rPr>
              <w:fldChar w:fldCharType="end"/>
            </w:r>
          </w:hyperlink>
        </w:p>
        <w:p w14:paraId="0247D392" w14:textId="7F34FC0E" w:rsidR="00926A5B" w:rsidRDefault="00926A5B">
          <w:pPr>
            <w:pStyle w:val="TOC3"/>
            <w:tabs>
              <w:tab w:val="right" w:leader="dot" w:pos="9350"/>
            </w:tabs>
            <w:rPr>
              <w:noProof/>
            </w:rPr>
          </w:pPr>
          <w:hyperlink w:anchor="_Toc167289951" w:history="1">
            <w:r w:rsidRPr="00C6474B">
              <w:rPr>
                <w:rStyle w:val="Hyperlink"/>
                <w:noProof/>
              </w:rPr>
              <w:t>1</w:t>
            </w:r>
            <w:r w:rsidRPr="00C6474B">
              <w:rPr>
                <w:rStyle w:val="Hyperlink"/>
                <w:noProof/>
                <w:vertAlign w:val="superscript"/>
              </w:rPr>
              <w:t>st</w:t>
            </w:r>
            <w:r w:rsidRPr="00C6474B">
              <w:rPr>
                <w:rStyle w:val="Hyperlink"/>
                <w:noProof/>
              </w:rPr>
              <w:t xml:space="preserve"> Phase: Project Setup - Requirements/analysis</w:t>
            </w:r>
            <w:r>
              <w:rPr>
                <w:noProof/>
                <w:webHidden/>
              </w:rPr>
              <w:tab/>
            </w:r>
            <w:r>
              <w:rPr>
                <w:noProof/>
                <w:webHidden/>
              </w:rPr>
              <w:fldChar w:fldCharType="begin"/>
            </w:r>
            <w:r>
              <w:rPr>
                <w:noProof/>
                <w:webHidden/>
              </w:rPr>
              <w:instrText xml:space="preserve"> PAGEREF _Toc167289951 \h </w:instrText>
            </w:r>
            <w:r>
              <w:rPr>
                <w:noProof/>
                <w:webHidden/>
              </w:rPr>
            </w:r>
            <w:r>
              <w:rPr>
                <w:noProof/>
                <w:webHidden/>
              </w:rPr>
              <w:fldChar w:fldCharType="separate"/>
            </w:r>
            <w:r>
              <w:rPr>
                <w:noProof/>
                <w:webHidden/>
              </w:rPr>
              <w:t>8</w:t>
            </w:r>
            <w:r>
              <w:rPr>
                <w:noProof/>
                <w:webHidden/>
              </w:rPr>
              <w:fldChar w:fldCharType="end"/>
            </w:r>
          </w:hyperlink>
        </w:p>
        <w:p w14:paraId="188C3D8A" w14:textId="2328A100" w:rsidR="00926A5B" w:rsidRDefault="00926A5B">
          <w:pPr>
            <w:pStyle w:val="TOC3"/>
            <w:tabs>
              <w:tab w:val="right" w:leader="dot" w:pos="9350"/>
            </w:tabs>
            <w:rPr>
              <w:noProof/>
            </w:rPr>
          </w:pPr>
          <w:hyperlink w:anchor="_Toc167289952" w:history="1">
            <w:r w:rsidRPr="00C6474B">
              <w:rPr>
                <w:rStyle w:val="Hyperlink"/>
                <w:noProof/>
              </w:rPr>
              <w:t>2</w:t>
            </w:r>
            <w:r w:rsidRPr="00C6474B">
              <w:rPr>
                <w:rStyle w:val="Hyperlink"/>
                <w:noProof/>
                <w:vertAlign w:val="superscript"/>
              </w:rPr>
              <w:t>nd</w:t>
            </w:r>
            <w:r w:rsidRPr="00C6474B">
              <w:rPr>
                <w:rStyle w:val="Hyperlink"/>
                <w:noProof/>
              </w:rPr>
              <w:t xml:space="preserve"> Phase: Design Phase – Functional and Technical</w:t>
            </w:r>
            <w:r>
              <w:rPr>
                <w:noProof/>
                <w:webHidden/>
              </w:rPr>
              <w:tab/>
            </w:r>
            <w:r>
              <w:rPr>
                <w:noProof/>
                <w:webHidden/>
              </w:rPr>
              <w:fldChar w:fldCharType="begin"/>
            </w:r>
            <w:r>
              <w:rPr>
                <w:noProof/>
                <w:webHidden/>
              </w:rPr>
              <w:instrText xml:space="preserve"> PAGEREF _Toc167289952 \h </w:instrText>
            </w:r>
            <w:r>
              <w:rPr>
                <w:noProof/>
                <w:webHidden/>
              </w:rPr>
            </w:r>
            <w:r>
              <w:rPr>
                <w:noProof/>
                <w:webHidden/>
              </w:rPr>
              <w:fldChar w:fldCharType="separate"/>
            </w:r>
            <w:r>
              <w:rPr>
                <w:noProof/>
                <w:webHidden/>
              </w:rPr>
              <w:t>8</w:t>
            </w:r>
            <w:r>
              <w:rPr>
                <w:noProof/>
                <w:webHidden/>
              </w:rPr>
              <w:fldChar w:fldCharType="end"/>
            </w:r>
          </w:hyperlink>
        </w:p>
        <w:p w14:paraId="5721A522" w14:textId="1EDB20B2" w:rsidR="00926A5B" w:rsidRDefault="00926A5B">
          <w:pPr>
            <w:pStyle w:val="TOC3"/>
            <w:tabs>
              <w:tab w:val="right" w:leader="dot" w:pos="9350"/>
            </w:tabs>
            <w:rPr>
              <w:noProof/>
            </w:rPr>
          </w:pPr>
          <w:hyperlink w:anchor="_Toc167289953" w:history="1">
            <w:r w:rsidRPr="00C6474B">
              <w:rPr>
                <w:rStyle w:val="Hyperlink"/>
                <w:noProof/>
              </w:rPr>
              <w:t>3</w:t>
            </w:r>
            <w:r w:rsidRPr="00C6474B">
              <w:rPr>
                <w:rStyle w:val="Hyperlink"/>
                <w:noProof/>
                <w:vertAlign w:val="superscript"/>
              </w:rPr>
              <w:t>rd</w:t>
            </w:r>
            <w:r w:rsidRPr="00C6474B">
              <w:rPr>
                <w:rStyle w:val="Hyperlink"/>
                <w:noProof/>
              </w:rPr>
              <w:t xml:space="preserve"> Phase: Implementation and Realization</w:t>
            </w:r>
            <w:r>
              <w:rPr>
                <w:noProof/>
                <w:webHidden/>
              </w:rPr>
              <w:tab/>
            </w:r>
            <w:r>
              <w:rPr>
                <w:noProof/>
                <w:webHidden/>
              </w:rPr>
              <w:fldChar w:fldCharType="begin"/>
            </w:r>
            <w:r>
              <w:rPr>
                <w:noProof/>
                <w:webHidden/>
              </w:rPr>
              <w:instrText xml:space="preserve"> PAGEREF _Toc167289953 \h </w:instrText>
            </w:r>
            <w:r>
              <w:rPr>
                <w:noProof/>
                <w:webHidden/>
              </w:rPr>
            </w:r>
            <w:r>
              <w:rPr>
                <w:noProof/>
                <w:webHidden/>
              </w:rPr>
              <w:fldChar w:fldCharType="separate"/>
            </w:r>
            <w:r>
              <w:rPr>
                <w:noProof/>
                <w:webHidden/>
              </w:rPr>
              <w:t>8</w:t>
            </w:r>
            <w:r>
              <w:rPr>
                <w:noProof/>
                <w:webHidden/>
              </w:rPr>
              <w:fldChar w:fldCharType="end"/>
            </w:r>
          </w:hyperlink>
        </w:p>
        <w:p w14:paraId="40C8FD91" w14:textId="60D02244" w:rsidR="00926A5B" w:rsidRDefault="00926A5B">
          <w:pPr>
            <w:pStyle w:val="TOC3"/>
            <w:tabs>
              <w:tab w:val="right" w:leader="dot" w:pos="9350"/>
            </w:tabs>
            <w:rPr>
              <w:noProof/>
            </w:rPr>
          </w:pPr>
          <w:hyperlink w:anchor="_Toc167289954" w:history="1">
            <w:r w:rsidRPr="00C6474B">
              <w:rPr>
                <w:rStyle w:val="Hyperlink"/>
                <w:noProof/>
              </w:rPr>
              <w:t>4</w:t>
            </w:r>
            <w:r w:rsidRPr="00C6474B">
              <w:rPr>
                <w:rStyle w:val="Hyperlink"/>
                <w:noProof/>
                <w:vertAlign w:val="superscript"/>
              </w:rPr>
              <w:t>th</w:t>
            </w:r>
            <w:r w:rsidRPr="00C6474B">
              <w:rPr>
                <w:rStyle w:val="Hyperlink"/>
                <w:noProof/>
              </w:rPr>
              <w:t xml:space="preserve"> Phase: Testing</w:t>
            </w:r>
            <w:r>
              <w:rPr>
                <w:noProof/>
                <w:webHidden/>
              </w:rPr>
              <w:tab/>
            </w:r>
            <w:r>
              <w:rPr>
                <w:noProof/>
                <w:webHidden/>
              </w:rPr>
              <w:fldChar w:fldCharType="begin"/>
            </w:r>
            <w:r>
              <w:rPr>
                <w:noProof/>
                <w:webHidden/>
              </w:rPr>
              <w:instrText xml:space="preserve"> PAGEREF _Toc167289954 \h </w:instrText>
            </w:r>
            <w:r>
              <w:rPr>
                <w:noProof/>
                <w:webHidden/>
              </w:rPr>
            </w:r>
            <w:r>
              <w:rPr>
                <w:noProof/>
                <w:webHidden/>
              </w:rPr>
              <w:fldChar w:fldCharType="separate"/>
            </w:r>
            <w:r>
              <w:rPr>
                <w:noProof/>
                <w:webHidden/>
              </w:rPr>
              <w:t>8</w:t>
            </w:r>
            <w:r>
              <w:rPr>
                <w:noProof/>
                <w:webHidden/>
              </w:rPr>
              <w:fldChar w:fldCharType="end"/>
            </w:r>
          </w:hyperlink>
        </w:p>
        <w:p w14:paraId="79B472F2" w14:textId="7FD75982" w:rsidR="00926A5B" w:rsidRDefault="00926A5B">
          <w:pPr>
            <w:pStyle w:val="TOC3"/>
            <w:tabs>
              <w:tab w:val="right" w:leader="dot" w:pos="9350"/>
            </w:tabs>
            <w:rPr>
              <w:noProof/>
            </w:rPr>
          </w:pPr>
          <w:hyperlink w:anchor="_Toc167289955" w:history="1">
            <w:r w:rsidRPr="00C6474B">
              <w:rPr>
                <w:rStyle w:val="Hyperlink"/>
                <w:noProof/>
              </w:rPr>
              <w:t>5</w:t>
            </w:r>
            <w:r w:rsidRPr="00C6474B">
              <w:rPr>
                <w:rStyle w:val="Hyperlink"/>
                <w:noProof/>
                <w:vertAlign w:val="superscript"/>
              </w:rPr>
              <w:t>th</w:t>
            </w:r>
            <w:r w:rsidRPr="00C6474B">
              <w:rPr>
                <w:rStyle w:val="Hyperlink"/>
                <w:noProof/>
              </w:rPr>
              <w:t xml:space="preserve"> Phase: Final test.</w:t>
            </w:r>
            <w:r>
              <w:rPr>
                <w:noProof/>
                <w:webHidden/>
              </w:rPr>
              <w:tab/>
            </w:r>
            <w:r>
              <w:rPr>
                <w:noProof/>
                <w:webHidden/>
              </w:rPr>
              <w:fldChar w:fldCharType="begin"/>
            </w:r>
            <w:r>
              <w:rPr>
                <w:noProof/>
                <w:webHidden/>
              </w:rPr>
              <w:instrText xml:space="preserve"> PAGEREF _Toc167289955 \h </w:instrText>
            </w:r>
            <w:r>
              <w:rPr>
                <w:noProof/>
                <w:webHidden/>
              </w:rPr>
            </w:r>
            <w:r>
              <w:rPr>
                <w:noProof/>
                <w:webHidden/>
              </w:rPr>
              <w:fldChar w:fldCharType="separate"/>
            </w:r>
            <w:r>
              <w:rPr>
                <w:noProof/>
                <w:webHidden/>
              </w:rPr>
              <w:t>8</w:t>
            </w:r>
            <w:r>
              <w:rPr>
                <w:noProof/>
                <w:webHidden/>
              </w:rPr>
              <w:fldChar w:fldCharType="end"/>
            </w:r>
          </w:hyperlink>
        </w:p>
        <w:p w14:paraId="1AAAB4DD" w14:textId="19A47AB2" w:rsidR="00926A5B" w:rsidRDefault="00926A5B">
          <w:pPr>
            <w:pStyle w:val="TOC1"/>
            <w:tabs>
              <w:tab w:val="left" w:pos="440"/>
              <w:tab w:val="right" w:leader="dot" w:pos="9350"/>
            </w:tabs>
            <w:rPr>
              <w:rFonts w:eastAsiaTheme="minorEastAsia"/>
              <w:noProof/>
              <w:kern w:val="2"/>
              <w:sz w:val="24"/>
              <w:szCs w:val="24"/>
              <w:lang w:val="pt-BR" w:eastAsia="pt-BR"/>
              <w14:ligatures w14:val="standardContextual"/>
            </w:rPr>
          </w:pPr>
          <w:hyperlink w:anchor="_Toc167289956" w:history="1">
            <w:r w:rsidRPr="00C6474B">
              <w:rPr>
                <w:rStyle w:val="Hyperlink"/>
                <w:noProof/>
              </w:rPr>
              <w:t>4</w:t>
            </w:r>
            <w:r>
              <w:rPr>
                <w:rFonts w:eastAsiaTheme="minorEastAsia"/>
                <w:noProof/>
                <w:kern w:val="2"/>
                <w:sz w:val="24"/>
                <w:szCs w:val="24"/>
                <w:lang w:val="pt-BR" w:eastAsia="pt-BR"/>
                <w14:ligatures w14:val="standardContextual"/>
              </w:rPr>
              <w:tab/>
            </w:r>
            <w:r w:rsidRPr="00C6474B">
              <w:rPr>
                <w:rStyle w:val="Hyperlink"/>
                <w:noProof/>
              </w:rPr>
              <w:t>Project Boundaries (scope and pre-conditions)</w:t>
            </w:r>
            <w:r>
              <w:rPr>
                <w:noProof/>
                <w:webHidden/>
              </w:rPr>
              <w:tab/>
            </w:r>
            <w:r>
              <w:rPr>
                <w:noProof/>
                <w:webHidden/>
              </w:rPr>
              <w:fldChar w:fldCharType="begin"/>
            </w:r>
            <w:r>
              <w:rPr>
                <w:noProof/>
                <w:webHidden/>
              </w:rPr>
              <w:instrText xml:space="preserve"> PAGEREF _Toc167289956 \h </w:instrText>
            </w:r>
            <w:r>
              <w:rPr>
                <w:noProof/>
                <w:webHidden/>
              </w:rPr>
            </w:r>
            <w:r>
              <w:rPr>
                <w:noProof/>
                <w:webHidden/>
              </w:rPr>
              <w:fldChar w:fldCharType="separate"/>
            </w:r>
            <w:r>
              <w:rPr>
                <w:noProof/>
                <w:webHidden/>
              </w:rPr>
              <w:t>9</w:t>
            </w:r>
            <w:r>
              <w:rPr>
                <w:noProof/>
                <w:webHidden/>
              </w:rPr>
              <w:fldChar w:fldCharType="end"/>
            </w:r>
          </w:hyperlink>
        </w:p>
        <w:p w14:paraId="21E93B02" w14:textId="432E015F" w:rsidR="00926A5B" w:rsidRDefault="00926A5B">
          <w:pPr>
            <w:pStyle w:val="TOC2"/>
            <w:tabs>
              <w:tab w:val="right" w:leader="dot" w:pos="9350"/>
            </w:tabs>
            <w:rPr>
              <w:rFonts w:eastAsiaTheme="minorEastAsia"/>
              <w:noProof/>
              <w:kern w:val="2"/>
              <w:sz w:val="24"/>
              <w:szCs w:val="24"/>
              <w:lang w:val="pt-BR" w:eastAsia="pt-BR"/>
              <w14:ligatures w14:val="standardContextual"/>
            </w:rPr>
          </w:pPr>
          <w:hyperlink w:anchor="_Toc167289957" w:history="1">
            <w:r w:rsidRPr="00C6474B">
              <w:rPr>
                <w:rStyle w:val="Hyperlink"/>
                <w:noProof/>
                <w:lang w:val="en-US"/>
              </w:rPr>
              <w:t>MoScoW</w:t>
            </w:r>
            <w:r>
              <w:rPr>
                <w:noProof/>
                <w:webHidden/>
              </w:rPr>
              <w:tab/>
            </w:r>
            <w:r>
              <w:rPr>
                <w:noProof/>
                <w:webHidden/>
              </w:rPr>
              <w:fldChar w:fldCharType="begin"/>
            </w:r>
            <w:r>
              <w:rPr>
                <w:noProof/>
                <w:webHidden/>
              </w:rPr>
              <w:instrText xml:space="preserve"> PAGEREF _Toc167289957 \h </w:instrText>
            </w:r>
            <w:r>
              <w:rPr>
                <w:noProof/>
                <w:webHidden/>
              </w:rPr>
            </w:r>
            <w:r>
              <w:rPr>
                <w:noProof/>
                <w:webHidden/>
              </w:rPr>
              <w:fldChar w:fldCharType="separate"/>
            </w:r>
            <w:r>
              <w:rPr>
                <w:noProof/>
                <w:webHidden/>
              </w:rPr>
              <w:t>10</w:t>
            </w:r>
            <w:r>
              <w:rPr>
                <w:noProof/>
                <w:webHidden/>
              </w:rPr>
              <w:fldChar w:fldCharType="end"/>
            </w:r>
          </w:hyperlink>
        </w:p>
        <w:p w14:paraId="0B898276" w14:textId="64F0907B" w:rsidR="00926A5B" w:rsidRDefault="00926A5B">
          <w:pPr>
            <w:pStyle w:val="TOC1"/>
            <w:tabs>
              <w:tab w:val="left" w:pos="440"/>
              <w:tab w:val="right" w:leader="dot" w:pos="9350"/>
            </w:tabs>
            <w:rPr>
              <w:rFonts w:eastAsiaTheme="minorEastAsia"/>
              <w:noProof/>
              <w:kern w:val="2"/>
              <w:sz w:val="24"/>
              <w:szCs w:val="24"/>
              <w:lang w:val="pt-BR" w:eastAsia="pt-BR"/>
              <w14:ligatures w14:val="standardContextual"/>
            </w:rPr>
          </w:pPr>
          <w:hyperlink w:anchor="_Toc167289958" w:history="1">
            <w:r w:rsidRPr="00C6474B">
              <w:rPr>
                <w:rStyle w:val="Hyperlink"/>
                <w:noProof/>
              </w:rPr>
              <w:t>5</w:t>
            </w:r>
            <w:r>
              <w:rPr>
                <w:rFonts w:eastAsiaTheme="minorEastAsia"/>
                <w:noProof/>
                <w:kern w:val="2"/>
                <w:sz w:val="24"/>
                <w:szCs w:val="24"/>
                <w:lang w:val="pt-BR" w:eastAsia="pt-BR"/>
                <w14:ligatures w14:val="standardContextual"/>
              </w:rPr>
              <w:tab/>
            </w:r>
            <w:r w:rsidRPr="00C6474B">
              <w:rPr>
                <w:rStyle w:val="Hyperlink"/>
                <w:noProof/>
              </w:rPr>
              <w:t>Products</w:t>
            </w:r>
            <w:r>
              <w:rPr>
                <w:noProof/>
                <w:webHidden/>
              </w:rPr>
              <w:tab/>
            </w:r>
            <w:r>
              <w:rPr>
                <w:noProof/>
                <w:webHidden/>
              </w:rPr>
              <w:fldChar w:fldCharType="begin"/>
            </w:r>
            <w:r>
              <w:rPr>
                <w:noProof/>
                <w:webHidden/>
              </w:rPr>
              <w:instrText xml:space="preserve"> PAGEREF _Toc167289958 \h </w:instrText>
            </w:r>
            <w:r>
              <w:rPr>
                <w:noProof/>
                <w:webHidden/>
              </w:rPr>
            </w:r>
            <w:r>
              <w:rPr>
                <w:noProof/>
                <w:webHidden/>
              </w:rPr>
              <w:fldChar w:fldCharType="separate"/>
            </w:r>
            <w:r>
              <w:rPr>
                <w:noProof/>
                <w:webHidden/>
              </w:rPr>
              <w:t>11</w:t>
            </w:r>
            <w:r>
              <w:rPr>
                <w:noProof/>
                <w:webHidden/>
              </w:rPr>
              <w:fldChar w:fldCharType="end"/>
            </w:r>
          </w:hyperlink>
        </w:p>
        <w:p w14:paraId="355EAE54" w14:textId="007BC0A3"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59" w:history="1">
            <w:r w:rsidRPr="00C6474B">
              <w:rPr>
                <w:rStyle w:val="Hyperlink"/>
                <w:noProof/>
                <w:lang w:val="nl-NL"/>
              </w:rPr>
              <w:t>5.1</w:t>
            </w:r>
            <w:r>
              <w:rPr>
                <w:rFonts w:eastAsiaTheme="minorEastAsia"/>
                <w:noProof/>
                <w:kern w:val="2"/>
                <w:sz w:val="24"/>
                <w:szCs w:val="24"/>
                <w:lang w:val="pt-BR" w:eastAsia="pt-BR"/>
                <w14:ligatures w14:val="standardContextual"/>
              </w:rPr>
              <w:tab/>
            </w:r>
            <w:r w:rsidRPr="00C6474B">
              <w:rPr>
                <w:rStyle w:val="Hyperlink"/>
                <w:noProof/>
                <w:lang w:val="nl-NL"/>
              </w:rPr>
              <w:t>Hardware</w:t>
            </w:r>
            <w:r>
              <w:rPr>
                <w:noProof/>
                <w:webHidden/>
              </w:rPr>
              <w:tab/>
            </w:r>
            <w:r>
              <w:rPr>
                <w:noProof/>
                <w:webHidden/>
              </w:rPr>
              <w:fldChar w:fldCharType="begin"/>
            </w:r>
            <w:r>
              <w:rPr>
                <w:noProof/>
                <w:webHidden/>
              </w:rPr>
              <w:instrText xml:space="preserve"> PAGEREF _Toc167289959 \h </w:instrText>
            </w:r>
            <w:r>
              <w:rPr>
                <w:noProof/>
                <w:webHidden/>
              </w:rPr>
            </w:r>
            <w:r>
              <w:rPr>
                <w:noProof/>
                <w:webHidden/>
              </w:rPr>
              <w:fldChar w:fldCharType="separate"/>
            </w:r>
            <w:r>
              <w:rPr>
                <w:noProof/>
                <w:webHidden/>
              </w:rPr>
              <w:t>11</w:t>
            </w:r>
            <w:r>
              <w:rPr>
                <w:noProof/>
                <w:webHidden/>
              </w:rPr>
              <w:fldChar w:fldCharType="end"/>
            </w:r>
          </w:hyperlink>
        </w:p>
        <w:p w14:paraId="0C528E9B" w14:textId="218409F5"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60" w:history="1">
            <w:r w:rsidRPr="00C6474B">
              <w:rPr>
                <w:rStyle w:val="Hyperlink"/>
                <w:noProof/>
                <w:lang w:val="nl-NL"/>
              </w:rPr>
              <w:t>5.2</w:t>
            </w:r>
            <w:r>
              <w:rPr>
                <w:rFonts w:eastAsiaTheme="minorEastAsia"/>
                <w:noProof/>
                <w:kern w:val="2"/>
                <w:sz w:val="24"/>
                <w:szCs w:val="24"/>
                <w:lang w:val="pt-BR" w:eastAsia="pt-BR"/>
                <w14:ligatures w14:val="standardContextual"/>
              </w:rPr>
              <w:tab/>
            </w:r>
            <w:r w:rsidRPr="00C6474B">
              <w:rPr>
                <w:rStyle w:val="Hyperlink"/>
                <w:noProof/>
                <w:lang w:val="nl-NL"/>
              </w:rPr>
              <w:t>Software</w:t>
            </w:r>
            <w:r>
              <w:rPr>
                <w:noProof/>
                <w:webHidden/>
              </w:rPr>
              <w:tab/>
            </w:r>
            <w:r>
              <w:rPr>
                <w:noProof/>
                <w:webHidden/>
              </w:rPr>
              <w:fldChar w:fldCharType="begin"/>
            </w:r>
            <w:r>
              <w:rPr>
                <w:noProof/>
                <w:webHidden/>
              </w:rPr>
              <w:instrText xml:space="preserve"> PAGEREF _Toc167289960 \h </w:instrText>
            </w:r>
            <w:r>
              <w:rPr>
                <w:noProof/>
                <w:webHidden/>
              </w:rPr>
            </w:r>
            <w:r>
              <w:rPr>
                <w:noProof/>
                <w:webHidden/>
              </w:rPr>
              <w:fldChar w:fldCharType="separate"/>
            </w:r>
            <w:r>
              <w:rPr>
                <w:noProof/>
                <w:webHidden/>
              </w:rPr>
              <w:t>11</w:t>
            </w:r>
            <w:r>
              <w:rPr>
                <w:noProof/>
                <w:webHidden/>
              </w:rPr>
              <w:fldChar w:fldCharType="end"/>
            </w:r>
          </w:hyperlink>
        </w:p>
        <w:p w14:paraId="56358BBA" w14:textId="6057A106"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61" w:history="1">
            <w:r w:rsidRPr="00C6474B">
              <w:rPr>
                <w:rStyle w:val="Hyperlink"/>
                <w:noProof/>
                <w:lang w:val="nl-NL"/>
              </w:rPr>
              <w:t>5.3</w:t>
            </w:r>
            <w:r>
              <w:rPr>
                <w:rFonts w:eastAsiaTheme="minorEastAsia"/>
                <w:noProof/>
                <w:kern w:val="2"/>
                <w:sz w:val="24"/>
                <w:szCs w:val="24"/>
                <w:lang w:val="pt-BR" w:eastAsia="pt-BR"/>
                <w14:ligatures w14:val="standardContextual"/>
              </w:rPr>
              <w:tab/>
            </w:r>
            <w:r w:rsidRPr="00C6474B">
              <w:rPr>
                <w:rStyle w:val="Hyperlink"/>
                <w:noProof/>
              </w:rPr>
              <w:t>Documentation</w:t>
            </w:r>
            <w:r>
              <w:rPr>
                <w:noProof/>
                <w:webHidden/>
              </w:rPr>
              <w:tab/>
            </w:r>
            <w:r>
              <w:rPr>
                <w:noProof/>
                <w:webHidden/>
              </w:rPr>
              <w:fldChar w:fldCharType="begin"/>
            </w:r>
            <w:r>
              <w:rPr>
                <w:noProof/>
                <w:webHidden/>
              </w:rPr>
              <w:instrText xml:space="preserve"> PAGEREF _Toc167289961 \h </w:instrText>
            </w:r>
            <w:r>
              <w:rPr>
                <w:noProof/>
                <w:webHidden/>
              </w:rPr>
            </w:r>
            <w:r>
              <w:rPr>
                <w:noProof/>
                <w:webHidden/>
              </w:rPr>
              <w:fldChar w:fldCharType="separate"/>
            </w:r>
            <w:r>
              <w:rPr>
                <w:noProof/>
                <w:webHidden/>
              </w:rPr>
              <w:t>11</w:t>
            </w:r>
            <w:r>
              <w:rPr>
                <w:noProof/>
                <w:webHidden/>
              </w:rPr>
              <w:fldChar w:fldCharType="end"/>
            </w:r>
          </w:hyperlink>
        </w:p>
        <w:p w14:paraId="5F3E39FB" w14:textId="641A2593" w:rsidR="00926A5B" w:rsidRDefault="00926A5B">
          <w:pPr>
            <w:pStyle w:val="TOC1"/>
            <w:tabs>
              <w:tab w:val="left" w:pos="440"/>
              <w:tab w:val="right" w:leader="dot" w:pos="9350"/>
            </w:tabs>
            <w:rPr>
              <w:rFonts w:eastAsiaTheme="minorEastAsia"/>
              <w:noProof/>
              <w:kern w:val="2"/>
              <w:sz w:val="24"/>
              <w:szCs w:val="24"/>
              <w:lang w:val="pt-BR" w:eastAsia="pt-BR"/>
              <w14:ligatures w14:val="standardContextual"/>
            </w:rPr>
          </w:pPr>
          <w:hyperlink w:anchor="_Toc167289962" w:history="1">
            <w:r w:rsidRPr="00C6474B">
              <w:rPr>
                <w:rStyle w:val="Hyperlink"/>
                <w:noProof/>
              </w:rPr>
              <w:t>6</w:t>
            </w:r>
            <w:r>
              <w:rPr>
                <w:rFonts w:eastAsiaTheme="minorEastAsia"/>
                <w:noProof/>
                <w:kern w:val="2"/>
                <w:sz w:val="24"/>
                <w:szCs w:val="24"/>
                <w:lang w:val="pt-BR" w:eastAsia="pt-BR"/>
                <w14:ligatures w14:val="standardContextual"/>
              </w:rPr>
              <w:tab/>
            </w:r>
            <w:r w:rsidRPr="00C6474B">
              <w:rPr>
                <w:rStyle w:val="Hyperlink"/>
                <w:noProof/>
              </w:rPr>
              <w:t>Quality assurance</w:t>
            </w:r>
            <w:r>
              <w:rPr>
                <w:noProof/>
                <w:webHidden/>
              </w:rPr>
              <w:tab/>
            </w:r>
            <w:r>
              <w:rPr>
                <w:noProof/>
                <w:webHidden/>
              </w:rPr>
              <w:fldChar w:fldCharType="begin"/>
            </w:r>
            <w:r>
              <w:rPr>
                <w:noProof/>
                <w:webHidden/>
              </w:rPr>
              <w:instrText xml:space="preserve"> PAGEREF _Toc167289962 \h </w:instrText>
            </w:r>
            <w:r>
              <w:rPr>
                <w:noProof/>
                <w:webHidden/>
              </w:rPr>
            </w:r>
            <w:r>
              <w:rPr>
                <w:noProof/>
                <w:webHidden/>
              </w:rPr>
              <w:fldChar w:fldCharType="separate"/>
            </w:r>
            <w:r>
              <w:rPr>
                <w:noProof/>
                <w:webHidden/>
              </w:rPr>
              <w:t>12</w:t>
            </w:r>
            <w:r>
              <w:rPr>
                <w:noProof/>
                <w:webHidden/>
              </w:rPr>
              <w:fldChar w:fldCharType="end"/>
            </w:r>
          </w:hyperlink>
        </w:p>
        <w:p w14:paraId="71434319" w14:textId="52E3061E"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63" w:history="1">
            <w:r w:rsidRPr="00C6474B">
              <w:rPr>
                <w:rStyle w:val="Hyperlink"/>
                <w:noProof/>
                <w:lang w:val="nl-NL"/>
              </w:rPr>
              <w:t>6.1</w:t>
            </w:r>
            <w:r>
              <w:rPr>
                <w:rFonts w:eastAsiaTheme="minorEastAsia"/>
                <w:noProof/>
                <w:kern w:val="2"/>
                <w:sz w:val="24"/>
                <w:szCs w:val="24"/>
                <w:lang w:val="pt-BR" w:eastAsia="pt-BR"/>
                <w14:ligatures w14:val="standardContextual"/>
              </w:rPr>
              <w:tab/>
            </w:r>
            <w:r w:rsidRPr="00C6474B">
              <w:rPr>
                <w:rStyle w:val="Hyperlink"/>
                <w:noProof/>
                <w:lang w:val="nl-NL"/>
              </w:rPr>
              <w:t>Hardware</w:t>
            </w:r>
            <w:r>
              <w:rPr>
                <w:noProof/>
                <w:webHidden/>
              </w:rPr>
              <w:tab/>
            </w:r>
            <w:r>
              <w:rPr>
                <w:noProof/>
                <w:webHidden/>
              </w:rPr>
              <w:fldChar w:fldCharType="begin"/>
            </w:r>
            <w:r>
              <w:rPr>
                <w:noProof/>
                <w:webHidden/>
              </w:rPr>
              <w:instrText xml:space="preserve"> PAGEREF _Toc167289963 \h </w:instrText>
            </w:r>
            <w:r>
              <w:rPr>
                <w:noProof/>
                <w:webHidden/>
              </w:rPr>
            </w:r>
            <w:r>
              <w:rPr>
                <w:noProof/>
                <w:webHidden/>
              </w:rPr>
              <w:fldChar w:fldCharType="separate"/>
            </w:r>
            <w:r>
              <w:rPr>
                <w:noProof/>
                <w:webHidden/>
              </w:rPr>
              <w:t>12</w:t>
            </w:r>
            <w:r>
              <w:rPr>
                <w:noProof/>
                <w:webHidden/>
              </w:rPr>
              <w:fldChar w:fldCharType="end"/>
            </w:r>
          </w:hyperlink>
        </w:p>
        <w:p w14:paraId="3C720C05" w14:textId="68FB660A"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64" w:history="1">
            <w:r w:rsidRPr="00C6474B">
              <w:rPr>
                <w:rStyle w:val="Hyperlink"/>
                <w:noProof/>
                <w:lang w:val="nl-NL"/>
              </w:rPr>
              <w:t>6.2</w:t>
            </w:r>
            <w:r>
              <w:rPr>
                <w:rFonts w:eastAsiaTheme="minorEastAsia"/>
                <w:noProof/>
                <w:kern w:val="2"/>
                <w:sz w:val="24"/>
                <w:szCs w:val="24"/>
                <w:lang w:val="pt-BR" w:eastAsia="pt-BR"/>
                <w14:ligatures w14:val="standardContextual"/>
              </w:rPr>
              <w:tab/>
            </w:r>
            <w:r w:rsidRPr="00C6474B">
              <w:rPr>
                <w:rStyle w:val="Hyperlink"/>
                <w:noProof/>
                <w:lang w:val="nl-NL"/>
              </w:rPr>
              <w:t>Software</w:t>
            </w:r>
            <w:r>
              <w:rPr>
                <w:noProof/>
                <w:webHidden/>
              </w:rPr>
              <w:tab/>
            </w:r>
            <w:r>
              <w:rPr>
                <w:noProof/>
                <w:webHidden/>
              </w:rPr>
              <w:fldChar w:fldCharType="begin"/>
            </w:r>
            <w:r>
              <w:rPr>
                <w:noProof/>
                <w:webHidden/>
              </w:rPr>
              <w:instrText xml:space="preserve"> PAGEREF _Toc167289964 \h </w:instrText>
            </w:r>
            <w:r>
              <w:rPr>
                <w:noProof/>
                <w:webHidden/>
              </w:rPr>
            </w:r>
            <w:r>
              <w:rPr>
                <w:noProof/>
                <w:webHidden/>
              </w:rPr>
              <w:fldChar w:fldCharType="separate"/>
            </w:r>
            <w:r>
              <w:rPr>
                <w:noProof/>
                <w:webHidden/>
              </w:rPr>
              <w:t>12</w:t>
            </w:r>
            <w:r>
              <w:rPr>
                <w:noProof/>
                <w:webHidden/>
              </w:rPr>
              <w:fldChar w:fldCharType="end"/>
            </w:r>
          </w:hyperlink>
        </w:p>
        <w:p w14:paraId="7E43F20E" w14:textId="73FDD7AA"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65" w:history="1">
            <w:r w:rsidRPr="00C6474B">
              <w:rPr>
                <w:rStyle w:val="Hyperlink"/>
                <w:noProof/>
                <w:lang w:val="nl-NL"/>
              </w:rPr>
              <w:t>6.3</w:t>
            </w:r>
            <w:r>
              <w:rPr>
                <w:rFonts w:eastAsiaTheme="minorEastAsia"/>
                <w:noProof/>
                <w:kern w:val="2"/>
                <w:sz w:val="24"/>
                <w:szCs w:val="24"/>
                <w:lang w:val="pt-BR" w:eastAsia="pt-BR"/>
                <w14:ligatures w14:val="standardContextual"/>
              </w:rPr>
              <w:tab/>
            </w:r>
            <w:r w:rsidRPr="00C6474B">
              <w:rPr>
                <w:rStyle w:val="Hyperlink"/>
                <w:noProof/>
              </w:rPr>
              <w:t>Documentation</w:t>
            </w:r>
            <w:r>
              <w:rPr>
                <w:noProof/>
                <w:webHidden/>
              </w:rPr>
              <w:tab/>
            </w:r>
            <w:r>
              <w:rPr>
                <w:noProof/>
                <w:webHidden/>
              </w:rPr>
              <w:fldChar w:fldCharType="begin"/>
            </w:r>
            <w:r>
              <w:rPr>
                <w:noProof/>
                <w:webHidden/>
              </w:rPr>
              <w:instrText xml:space="preserve"> PAGEREF _Toc167289965 \h </w:instrText>
            </w:r>
            <w:r>
              <w:rPr>
                <w:noProof/>
                <w:webHidden/>
              </w:rPr>
            </w:r>
            <w:r>
              <w:rPr>
                <w:noProof/>
                <w:webHidden/>
              </w:rPr>
              <w:fldChar w:fldCharType="separate"/>
            </w:r>
            <w:r>
              <w:rPr>
                <w:noProof/>
                <w:webHidden/>
              </w:rPr>
              <w:t>12</w:t>
            </w:r>
            <w:r>
              <w:rPr>
                <w:noProof/>
                <w:webHidden/>
              </w:rPr>
              <w:fldChar w:fldCharType="end"/>
            </w:r>
          </w:hyperlink>
        </w:p>
        <w:p w14:paraId="0FAA05EA" w14:textId="7519C9B3" w:rsidR="00926A5B" w:rsidRDefault="00926A5B">
          <w:pPr>
            <w:pStyle w:val="TOC1"/>
            <w:tabs>
              <w:tab w:val="left" w:pos="440"/>
              <w:tab w:val="right" w:leader="dot" w:pos="9350"/>
            </w:tabs>
            <w:rPr>
              <w:rFonts w:eastAsiaTheme="minorEastAsia"/>
              <w:noProof/>
              <w:kern w:val="2"/>
              <w:sz w:val="24"/>
              <w:szCs w:val="24"/>
              <w:lang w:val="pt-BR" w:eastAsia="pt-BR"/>
              <w14:ligatures w14:val="standardContextual"/>
            </w:rPr>
          </w:pPr>
          <w:hyperlink w:anchor="_Toc167289966" w:history="1">
            <w:r w:rsidRPr="00C6474B">
              <w:rPr>
                <w:rStyle w:val="Hyperlink"/>
                <w:noProof/>
              </w:rPr>
              <w:t>7</w:t>
            </w:r>
            <w:r>
              <w:rPr>
                <w:rFonts w:eastAsiaTheme="minorEastAsia"/>
                <w:noProof/>
                <w:kern w:val="2"/>
                <w:sz w:val="24"/>
                <w:szCs w:val="24"/>
                <w:lang w:val="pt-BR" w:eastAsia="pt-BR"/>
                <w14:ligatures w14:val="standardContextual"/>
              </w:rPr>
              <w:tab/>
            </w:r>
            <w:r w:rsidRPr="00C6474B">
              <w:rPr>
                <w:rStyle w:val="Hyperlink"/>
                <w:noProof/>
              </w:rPr>
              <w:t>Project organization</w:t>
            </w:r>
            <w:r>
              <w:rPr>
                <w:noProof/>
                <w:webHidden/>
              </w:rPr>
              <w:tab/>
            </w:r>
            <w:r>
              <w:rPr>
                <w:noProof/>
                <w:webHidden/>
              </w:rPr>
              <w:fldChar w:fldCharType="begin"/>
            </w:r>
            <w:r>
              <w:rPr>
                <w:noProof/>
                <w:webHidden/>
              </w:rPr>
              <w:instrText xml:space="preserve"> PAGEREF _Toc167289966 \h </w:instrText>
            </w:r>
            <w:r>
              <w:rPr>
                <w:noProof/>
                <w:webHidden/>
              </w:rPr>
            </w:r>
            <w:r>
              <w:rPr>
                <w:noProof/>
                <w:webHidden/>
              </w:rPr>
              <w:fldChar w:fldCharType="separate"/>
            </w:r>
            <w:r>
              <w:rPr>
                <w:noProof/>
                <w:webHidden/>
              </w:rPr>
              <w:t>14</w:t>
            </w:r>
            <w:r>
              <w:rPr>
                <w:noProof/>
                <w:webHidden/>
              </w:rPr>
              <w:fldChar w:fldCharType="end"/>
            </w:r>
          </w:hyperlink>
        </w:p>
        <w:p w14:paraId="08B19B2F" w14:textId="5724461E"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67" w:history="1">
            <w:r w:rsidRPr="00C6474B">
              <w:rPr>
                <w:rStyle w:val="Hyperlink"/>
                <w:noProof/>
              </w:rPr>
              <w:t>7.1</w:t>
            </w:r>
            <w:r>
              <w:rPr>
                <w:rFonts w:eastAsiaTheme="minorEastAsia"/>
                <w:noProof/>
                <w:kern w:val="2"/>
                <w:sz w:val="24"/>
                <w:szCs w:val="24"/>
                <w:lang w:val="pt-BR" w:eastAsia="pt-BR"/>
                <w14:ligatures w14:val="standardContextual"/>
              </w:rPr>
              <w:tab/>
            </w:r>
            <w:r w:rsidRPr="00C6474B">
              <w:rPr>
                <w:rStyle w:val="Hyperlink"/>
                <w:noProof/>
              </w:rPr>
              <w:t>Organisation</w:t>
            </w:r>
            <w:r>
              <w:rPr>
                <w:noProof/>
                <w:webHidden/>
              </w:rPr>
              <w:tab/>
            </w:r>
            <w:r>
              <w:rPr>
                <w:noProof/>
                <w:webHidden/>
              </w:rPr>
              <w:fldChar w:fldCharType="begin"/>
            </w:r>
            <w:r>
              <w:rPr>
                <w:noProof/>
                <w:webHidden/>
              </w:rPr>
              <w:instrText xml:space="preserve"> PAGEREF _Toc167289967 \h </w:instrText>
            </w:r>
            <w:r>
              <w:rPr>
                <w:noProof/>
                <w:webHidden/>
              </w:rPr>
            </w:r>
            <w:r>
              <w:rPr>
                <w:noProof/>
                <w:webHidden/>
              </w:rPr>
              <w:fldChar w:fldCharType="separate"/>
            </w:r>
            <w:r>
              <w:rPr>
                <w:noProof/>
                <w:webHidden/>
              </w:rPr>
              <w:t>14</w:t>
            </w:r>
            <w:r>
              <w:rPr>
                <w:noProof/>
                <w:webHidden/>
              </w:rPr>
              <w:fldChar w:fldCharType="end"/>
            </w:r>
          </w:hyperlink>
        </w:p>
        <w:p w14:paraId="209AFDE4" w14:textId="324EBFA3"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68" w:history="1">
            <w:r w:rsidRPr="00C6474B">
              <w:rPr>
                <w:rStyle w:val="Hyperlink"/>
                <w:noProof/>
              </w:rPr>
              <w:t>7.2</w:t>
            </w:r>
            <w:r>
              <w:rPr>
                <w:rFonts w:eastAsiaTheme="minorEastAsia"/>
                <w:noProof/>
                <w:kern w:val="2"/>
                <w:sz w:val="24"/>
                <w:szCs w:val="24"/>
                <w:lang w:val="pt-BR" w:eastAsia="pt-BR"/>
                <w14:ligatures w14:val="standardContextual"/>
              </w:rPr>
              <w:tab/>
            </w:r>
            <w:r w:rsidRPr="00C6474B">
              <w:rPr>
                <w:rStyle w:val="Hyperlink"/>
                <w:noProof/>
              </w:rPr>
              <w:t>Information</w:t>
            </w:r>
            <w:r>
              <w:rPr>
                <w:noProof/>
                <w:webHidden/>
              </w:rPr>
              <w:tab/>
            </w:r>
            <w:r>
              <w:rPr>
                <w:noProof/>
                <w:webHidden/>
              </w:rPr>
              <w:fldChar w:fldCharType="begin"/>
            </w:r>
            <w:r>
              <w:rPr>
                <w:noProof/>
                <w:webHidden/>
              </w:rPr>
              <w:instrText xml:space="preserve"> PAGEREF _Toc167289968 \h </w:instrText>
            </w:r>
            <w:r>
              <w:rPr>
                <w:noProof/>
                <w:webHidden/>
              </w:rPr>
            </w:r>
            <w:r>
              <w:rPr>
                <w:noProof/>
                <w:webHidden/>
              </w:rPr>
              <w:fldChar w:fldCharType="separate"/>
            </w:r>
            <w:r>
              <w:rPr>
                <w:noProof/>
                <w:webHidden/>
              </w:rPr>
              <w:t>15</w:t>
            </w:r>
            <w:r>
              <w:rPr>
                <w:noProof/>
                <w:webHidden/>
              </w:rPr>
              <w:fldChar w:fldCharType="end"/>
            </w:r>
          </w:hyperlink>
        </w:p>
        <w:p w14:paraId="750AE6EC" w14:textId="5B26D79C" w:rsidR="00926A5B" w:rsidRDefault="00926A5B">
          <w:pPr>
            <w:pStyle w:val="TOC1"/>
            <w:tabs>
              <w:tab w:val="left" w:pos="440"/>
              <w:tab w:val="right" w:leader="dot" w:pos="9350"/>
            </w:tabs>
            <w:rPr>
              <w:rFonts w:eastAsiaTheme="minorEastAsia"/>
              <w:noProof/>
              <w:kern w:val="2"/>
              <w:sz w:val="24"/>
              <w:szCs w:val="24"/>
              <w:lang w:val="pt-BR" w:eastAsia="pt-BR"/>
              <w14:ligatures w14:val="standardContextual"/>
            </w:rPr>
          </w:pPr>
          <w:hyperlink w:anchor="_Toc167289969" w:history="1">
            <w:r w:rsidRPr="00C6474B">
              <w:rPr>
                <w:rStyle w:val="Hyperlink"/>
                <w:noProof/>
              </w:rPr>
              <w:t>8</w:t>
            </w:r>
            <w:r>
              <w:rPr>
                <w:rFonts w:eastAsiaTheme="minorEastAsia"/>
                <w:noProof/>
                <w:kern w:val="2"/>
                <w:sz w:val="24"/>
                <w:szCs w:val="24"/>
                <w:lang w:val="pt-BR" w:eastAsia="pt-BR"/>
                <w14:ligatures w14:val="standardContextual"/>
              </w:rPr>
              <w:tab/>
            </w:r>
            <w:r w:rsidRPr="00C6474B">
              <w:rPr>
                <w:rStyle w:val="Hyperlink"/>
                <w:noProof/>
              </w:rPr>
              <w:t>Planning</w:t>
            </w:r>
            <w:r>
              <w:rPr>
                <w:noProof/>
                <w:webHidden/>
              </w:rPr>
              <w:tab/>
            </w:r>
            <w:r>
              <w:rPr>
                <w:noProof/>
                <w:webHidden/>
              </w:rPr>
              <w:fldChar w:fldCharType="begin"/>
            </w:r>
            <w:r>
              <w:rPr>
                <w:noProof/>
                <w:webHidden/>
              </w:rPr>
              <w:instrText xml:space="preserve"> PAGEREF _Toc167289969 \h </w:instrText>
            </w:r>
            <w:r>
              <w:rPr>
                <w:noProof/>
                <w:webHidden/>
              </w:rPr>
            </w:r>
            <w:r>
              <w:rPr>
                <w:noProof/>
                <w:webHidden/>
              </w:rPr>
              <w:fldChar w:fldCharType="separate"/>
            </w:r>
            <w:r>
              <w:rPr>
                <w:noProof/>
                <w:webHidden/>
              </w:rPr>
              <w:t>16</w:t>
            </w:r>
            <w:r>
              <w:rPr>
                <w:noProof/>
                <w:webHidden/>
              </w:rPr>
              <w:fldChar w:fldCharType="end"/>
            </w:r>
          </w:hyperlink>
        </w:p>
        <w:p w14:paraId="3E49D66F" w14:textId="1EEC0984" w:rsidR="00926A5B" w:rsidRDefault="00926A5B">
          <w:pPr>
            <w:pStyle w:val="TOC1"/>
            <w:tabs>
              <w:tab w:val="left" w:pos="440"/>
              <w:tab w:val="right" w:leader="dot" w:pos="9350"/>
            </w:tabs>
            <w:rPr>
              <w:rFonts w:eastAsiaTheme="minorEastAsia"/>
              <w:noProof/>
              <w:kern w:val="2"/>
              <w:sz w:val="24"/>
              <w:szCs w:val="24"/>
              <w:lang w:val="pt-BR" w:eastAsia="pt-BR"/>
              <w14:ligatures w14:val="standardContextual"/>
            </w:rPr>
          </w:pPr>
          <w:hyperlink w:anchor="_Toc167289970" w:history="1">
            <w:r w:rsidRPr="00C6474B">
              <w:rPr>
                <w:rStyle w:val="Hyperlink"/>
                <w:noProof/>
              </w:rPr>
              <w:t>9</w:t>
            </w:r>
            <w:r>
              <w:rPr>
                <w:rFonts w:eastAsiaTheme="minorEastAsia"/>
                <w:noProof/>
                <w:kern w:val="2"/>
                <w:sz w:val="24"/>
                <w:szCs w:val="24"/>
                <w:lang w:val="pt-BR" w:eastAsia="pt-BR"/>
                <w14:ligatures w14:val="standardContextual"/>
              </w:rPr>
              <w:tab/>
            </w:r>
            <w:r w:rsidRPr="00C6474B">
              <w:rPr>
                <w:rStyle w:val="Hyperlink"/>
                <w:noProof/>
              </w:rPr>
              <w:t>Risk analysis</w:t>
            </w:r>
            <w:r>
              <w:rPr>
                <w:noProof/>
                <w:webHidden/>
              </w:rPr>
              <w:tab/>
            </w:r>
            <w:r>
              <w:rPr>
                <w:noProof/>
                <w:webHidden/>
              </w:rPr>
              <w:fldChar w:fldCharType="begin"/>
            </w:r>
            <w:r>
              <w:rPr>
                <w:noProof/>
                <w:webHidden/>
              </w:rPr>
              <w:instrText xml:space="preserve"> PAGEREF _Toc167289970 \h </w:instrText>
            </w:r>
            <w:r>
              <w:rPr>
                <w:noProof/>
                <w:webHidden/>
              </w:rPr>
            </w:r>
            <w:r>
              <w:rPr>
                <w:noProof/>
                <w:webHidden/>
              </w:rPr>
              <w:fldChar w:fldCharType="separate"/>
            </w:r>
            <w:r>
              <w:rPr>
                <w:noProof/>
                <w:webHidden/>
              </w:rPr>
              <w:t>17</w:t>
            </w:r>
            <w:r>
              <w:rPr>
                <w:noProof/>
                <w:webHidden/>
              </w:rPr>
              <w:fldChar w:fldCharType="end"/>
            </w:r>
          </w:hyperlink>
        </w:p>
        <w:p w14:paraId="31B42CFA" w14:textId="71EDD0BA"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71" w:history="1">
            <w:r w:rsidRPr="00C6474B">
              <w:rPr>
                <w:rStyle w:val="Hyperlink"/>
                <w:noProof/>
              </w:rPr>
              <w:t>9.1</w:t>
            </w:r>
            <w:r>
              <w:rPr>
                <w:rFonts w:eastAsiaTheme="minorEastAsia"/>
                <w:noProof/>
                <w:kern w:val="2"/>
                <w:sz w:val="24"/>
                <w:szCs w:val="24"/>
                <w:lang w:val="pt-BR" w:eastAsia="pt-BR"/>
                <w14:ligatures w14:val="standardContextual"/>
              </w:rPr>
              <w:tab/>
            </w:r>
            <w:r w:rsidRPr="00C6474B">
              <w:rPr>
                <w:rStyle w:val="Hyperlink"/>
                <w:noProof/>
              </w:rPr>
              <w:t>Risk</w:t>
            </w:r>
            <w:r>
              <w:rPr>
                <w:noProof/>
                <w:webHidden/>
              </w:rPr>
              <w:tab/>
            </w:r>
            <w:r>
              <w:rPr>
                <w:noProof/>
                <w:webHidden/>
              </w:rPr>
              <w:fldChar w:fldCharType="begin"/>
            </w:r>
            <w:r>
              <w:rPr>
                <w:noProof/>
                <w:webHidden/>
              </w:rPr>
              <w:instrText xml:space="preserve"> PAGEREF _Toc167289971 \h </w:instrText>
            </w:r>
            <w:r>
              <w:rPr>
                <w:noProof/>
                <w:webHidden/>
              </w:rPr>
            </w:r>
            <w:r>
              <w:rPr>
                <w:noProof/>
                <w:webHidden/>
              </w:rPr>
              <w:fldChar w:fldCharType="separate"/>
            </w:r>
            <w:r>
              <w:rPr>
                <w:noProof/>
                <w:webHidden/>
              </w:rPr>
              <w:t>17</w:t>
            </w:r>
            <w:r>
              <w:rPr>
                <w:noProof/>
                <w:webHidden/>
              </w:rPr>
              <w:fldChar w:fldCharType="end"/>
            </w:r>
          </w:hyperlink>
        </w:p>
        <w:p w14:paraId="682E45B0" w14:textId="389CBEF5" w:rsidR="00926A5B" w:rsidRDefault="00926A5B">
          <w:pPr>
            <w:pStyle w:val="TOC2"/>
            <w:tabs>
              <w:tab w:val="left" w:pos="960"/>
              <w:tab w:val="right" w:leader="dot" w:pos="9350"/>
            </w:tabs>
            <w:rPr>
              <w:rFonts w:eastAsiaTheme="minorEastAsia"/>
              <w:noProof/>
              <w:kern w:val="2"/>
              <w:sz w:val="24"/>
              <w:szCs w:val="24"/>
              <w:lang w:val="pt-BR" w:eastAsia="pt-BR"/>
              <w14:ligatures w14:val="standardContextual"/>
            </w:rPr>
          </w:pPr>
          <w:hyperlink w:anchor="_Toc167289972" w:history="1">
            <w:r w:rsidRPr="00C6474B">
              <w:rPr>
                <w:rStyle w:val="Hyperlink"/>
                <w:noProof/>
              </w:rPr>
              <w:t>9.2</w:t>
            </w:r>
            <w:r>
              <w:rPr>
                <w:rFonts w:eastAsiaTheme="minorEastAsia"/>
                <w:noProof/>
                <w:kern w:val="2"/>
                <w:sz w:val="24"/>
                <w:szCs w:val="24"/>
                <w:lang w:val="pt-BR" w:eastAsia="pt-BR"/>
                <w14:ligatures w14:val="standardContextual"/>
              </w:rPr>
              <w:tab/>
            </w:r>
            <w:r w:rsidRPr="00C6474B">
              <w:rPr>
                <w:rStyle w:val="Hyperlink"/>
                <w:noProof/>
              </w:rPr>
              <w:t>Conclusion</w:t>
            </w:r>
            <w:r>
              <w:rPr>
                <w:noProof/>
                <w:webHidden/>
              </w:rPr>
              <w:tab/>
            </w:r>
            <w:r>
              <w:rPr>
                <w:noProof/>
                <w:webHidden/>
              </w:rPr>
              <w:fldChar w:fldCharType="begin"/>
            </w:r>
            <w:r>
              <w:rPr>
                <w:noProof/>
                <w:webHidden/>
              </w:rPr>
              <w:instrText xml:space="preserve"> PAGEREF _Toc167289972 \h </w:instrText>
            </w:r>
            <w:r>
              <w:rPr>
                <w:noProof/>
                <w:webHidden/>
              </w:rPr>
            </w:r>
            <w:r>
              <w:rPr>
                <w:noProof/>
                <w:webHidden/>
              </w:rPr>
              <w:fldChar w:fldCharType="separate"/>
            </w:r>
            <w:r>
              <w:rPr>
                <w:noProof/>
                <w:webHidden/>
              </w:rPr>
              <w:t>17</w:t>
            </w:r>
            <w:r>
              <w:rPr>
                <w:noProof/>
                <w:webHidden/>
              </w:rPr>
              <w:fldChar w:fldCharType="end"/>
            </w:r>
          </w:hyperlink>
        </w:p>
        <w:p w14:paraId="52346D18" w14:textId="4E92802D" w:rsidR="00926A5B" w:rsidRDefault="00926A5B">
          <w:pPr>
            <w:pStyle w:val="TOC1"/>
            <w:tabs>
              <w:tab w:val="right" w:leader="dot" w:pos="9350"/>
            </w:tabs>
            <w:rPr>
              <w:rFonts w:eastAsiaTheme="minorEastAsia"/>
              <w:noProof/>
              <w:kern w:val="2"/>
              <w:sz w:val="24"/>
              <w:szCs w:val="24"/>
              <w:lang w:val="pt-BR" w:eastAsia="pt-BR"/>
              <w14:ligatures w14:val="standardContextual"/>
            </w:rPr>
          </w:pPr>
          <w:hyperlink w:anchor="_Toc167289973" w:history="1">
            <w:r w:rsidRPr="00C6474B">
              <w:rPr>
                <w:rStyle w:val="Hyperlink"/>
                <w:noProof/>
                <w:lang w:val="en-US"/>
              </w:rPr>
              <w:t>Bibliography</w:t>
            </w:r>
            <w:r>
              <w:rPr>
                <w:noProof/>
                <w:webHidden/>
              </w:rPr>
              <w:tab/>
            </w:r>
            <w:r>
              <w:rPr>
                <w:noProof/>
                <w:webHidden/>
              </w:rPr>
              <w:fldChar w:fldCharType="begin"/>
            </w:r>
            <w:r>
              <w:rPr>
                <w:noProof/>
                <w:webHidden/>
              </w:rPr>
              <w:instrText xml:space="preserve"> PAGEREF _Toc167289973 \h </w:instrText>
            </w:r>
            <w:r>
              <w:rPr>
                <w:noProof/>
                <w:webHidden/>
              </w:rPr>
            </w:r>
            <w:r>
              <w:rPr>
                <w:noProof/>
                <w:webHidden/>
              </w:rPr>
              <w:fldChar w:fldCharType="separate"/>
            </w:r>
            <w:r>
              <w:rPr>
                <w:noProof/>
                <w:webHidden/>
              </w:rPr>
              <w:t>18</w:t>
            </w:r>
            <w:r>
              <w:rPr>
                <w:noProof/>
                <w:webHidden/>
              </w:rPr>
              <w:fldChar w:fldCharType="end"/>
            </w:r>
          </w:hyperlink>
        </w:p>
        <w:p w14:paraId="404A0ABC" w14:textId="4F44701B" w:rsidR="00926A5B" w:rsidRDefault="00926A5B">
          <w:pPr>
            <w:pStyle w:val="TOC1"/>
            <w:tabs>
              <w:tab w:val="left" w:pos="1440"/>
              <w:tab w:val="right" w:leader="dot" w:pos="9350"/>
            </w:tabs>
            <w:rPr>
              <w:rFonts w:eastAsiaTheme="minorEastAsia"/>
              <w:noProof/>
              <w:kern w:val="2"/>
              <w:sz w:val="24"/>
              <w:szCs w:val="24"/>
              <w:lang w:val="pt-BR" w:eastAsia="pt-BR"/>
              <w14:ligatures w14:val="standardContextual"/>
            </w:rPr>
          </w:pPr>
          <w:hyperlink w:anchor="_Toc167289974" w:history="1">
            <w:r w:rsidRPr="00C6474B">
              <w:rPr>
                <w:rStyle w:val="Hyperlink"/>
                <w:noProof/>
              </w:rPr>
              <w:t>Appendix A</w:t>
            </w:r>
            <w:r>
              <w:rPr>
                <w:rFonts w:eastAsiaTheme="minorEastAsia"/>
                <w:noProof/>
                <w:kern w:val="2"/>
                <w:sz w:val="24"/>
                <w:szCs w:val="24"/>
                <w:lang w:val="pt-BR" w:eastAsia="pt-BR"/>
                <w14:ligatures w14:val="standardContextual"/>
              </w:rPr>
              <w:tab/>
            </w:r>
            <w:r w:rsidRPr="00C6474B">
              <w:rPr>
                <w:rStyle w:val="Hyperlink"/>
                <w:noProof/>
              </w:rPr>
              <w:t>Gantt chart do in the other direction</w:t>
            </w:r>
            <w:r>
              <w:rPr>
                <w:noProof/>
                <w:webHidden/>
              </w:rPr>
              <w:tab/>
            </w:r>
            <w:r>
              <w:rPr>
                <w:noProof/>
                <w:webHidden/>
              </w:rPr>
              <w:fldChar w:fldCharType="begin"/>
            </w:r>
            <w:r>
              <w:rPr>
                <w:noProof/>
                <w:webHidden/>
              </w:rPr>
              <w:instrText xml:space="preserve"> PAGEREF _Toc167289974 \h </w:instrText>
            </w:r>
            <w:r>
              <w:rPr>
                <w:noProof/>
                <w:webHidden/>
              </w:rPr>
            </w:r>
            <w:r>
              <w:rPr>
                <w:noProof/>
                <w:webHidden/>
              </w:rPr>
              <w:fldChar w:fldCharType="separate"/>
            </w:r>
            <w:r>
              <w:rPr>
                <w:noProof/>
                <w:webHidden/>
              </w:rPr>
              <w:t>19</w:t>
            </w:r>
            <w:r>
              <w:rPr>
                <w:noProof/>
                <w:webHidden/>
              </w:rPr>
              <w:fldChar w:fldCharType="end"/>
            </w:r>
          </w:hyperlink>
        </w:p>
        <w:p w14:paraId="738AA00A" w14:textId="23A190E6" w:rsidR="00926A5B" w:rsidRDefault="00926A5B">
          <w:pPr>
            <w:pStyle w:val="TOC1"/>
            <w:tabs>
              <w:tab w:val="left" w:pos="1440"/>
              <w:tab w:val="right" w:leader="dot" w:pos="9350"/>
            </w:tabs>
            <w:rPr>
              <w:rFonts w:eastAsiaTheme="minorEastAsia"/>
              <w:noProof/>
              <w:kern w:val="2"/>
              <w:sz w:val="24"/>
              <w:szCs w:val="24"/>
              <w:lang w:val="pt-BR" w:eastAsia="pt-BR"/>
              <w14:ligatures w14:val="standardContextual"/>
            </w:rPr>
          </w:pPr>
          <w:hyperlink w:anchor="_Toc167289975" w:history="1">
            <w:r w:rsidRPr="00C6474B">
              <w:rPr>
                <w:rStyle w:val="Hyperlink"/>
                <w:noProof/>
              </w:rPr>
              <w:t>Appendix B</w:t>
            </w:r>
            <w:r>
              <w:rPr>
                <w:rFonts w:eastAsiaTheme="minorEastAsia"/>
                <w:noProof/>
                <w:kern w:val="2"/>
                <w:sz w:val="24"/>
                <w:szCs w:val="24"/>
                <w:lang w:val="pt-BR" w:eastAsia="pt-BR"/>
                <w14:ligatures w14:val="standardContextual"/>
              </w:rPr>
              <w:tab/>
            </w:r>
            <w:r w:rsidRPr="00C6474B">
              <w:rPr>
                <w:rStyle w:val="Hyperlink"/>
                <w:noProof/>
              </w:rPr>
              <w:t>Risk analysis</w:t>
            </w:r>
            <w:r>
              <w:rPr>
                <w:noProof/>
                <w:webHidden/>
              </w:rPr>
              <w:tab/>
            </w:r>
            <w:r>
              <w:rPr>
                <w:noProof/>
                <w:webHidden/>
              </w:rPr>
              <w:fldChar w:fldCharType="begin"/>
            </w:r>
            <w:r>
              <w:rPr>
                <w:noProof/>
                <w:webHidden/>
              </w:rPr>
              <w:instrText xml:space="preserve"> PAGEREF _Toc167289975 \h </w:instrText>
            </w:r>
            <w:r>
              <w:rPr>
                <w:noProof/>
                <w:webHidden/>
              </w:rPr>
            </w:r>
            <w:r>
              <w:rPr>
                <w:noProof/>
                <w:webHidden/>
              </w:rPr>
              <w:fldChar w:fldCharType="separate"/>
            </w:r>
            <w:r>
              <w:rPr>
                <w:noProof/>
                <w:webHidden/>
              </w:rPr>
              <w:t>20</w:t>
            </w:r>
            <w:r>
              <w:rPr>
                <w:noProof/>
                <w:webHidden/>
              </w:rPr>
              <w:fldChar w:fldCharType="end"/>
            </w:r>
          </w:hyperlink>
        </w:p>
        <w:p w14:paraId="282AA65B" w14:textId="7EF48A8F" w:rsidR="00926A5B" w:rsidRDefault="00926A5B">
          <w:pPr>
            <w:pStyle w:val="TOC2"/>
            <w:tabs>
              <w:tab w:val="right" w:leader="dot" w:pos="9350"/>
            </w:tabs>
            <w:rPr>
              <w:rFonts w:eastAsiaTheme="minorEastAsia"/>
              <w:noProof/>
              <w:kern w:val="2"/>
              <w:sz w:val="24"/>
              <w:szCs w:val="24"/>
              <w:lang w:val="pt-BR" w:eastAsia="pt-BR"/>
              <w14:ligatures w14:val="standardContextual"/>
            </w:rPr>
          </w:pPr>
          <w:hyperlink w:anchor="_Toc167289976" w:history="1">
            <w:r w:rsidRPr="00C6474B">
              <w:rPr>
                <w:rStyle w:val="Hyperlink"/>
                <w:noProof/>
                <w:lang w:val="en-US"/>
              </w:rPr>
              <w:t>Risk Assessment</w:t>
            </w:r>
            <w:r>
              <w:rPr>
                <w:noProof/>
                <w:webHidden/>
              </w:rPr>
              <w:tab/>
            </w:r>
            <w:r>
              <w:rPr>
                <w:noProof/>
                <w:webHidden/>
              </w:rPr>
              <w:fldChar w:fldCharType="begin"/>
            </w:r>
            <w:r>
              <w:rPr>
                <w:noProof/>
                <w:webHidden/>
              </w:rPr>
              <w:instrText xml:space="preserve"> PAGEREF _Toc167289976 \h </w:instrText>
            </w:r>
            <w:r>
              <w:rPr>
                <w:noProof/>
                <w:webHidden/>
              </w:rPr>
            </w:r>
            <w:r>
              <w:rPr>
                <w:noProof/>
                <w:webHidden/>
              </w:rPr>
              <w:fldChar w:fldCharType="separate"/>
            </w:r>
            <w:r>
              <w:rPr>
                <w:noProof/>
                <w:webHidden/>
              </w:rPr>
              <w:t>20</w:t>
            </w:r>
            <w:r>
              <w:rPr>
                <w:noProof/>
                <w:webHidden/>
              </w:rPr>
              <w:fldChar w:fldCharType="end"/>
            </w:r>
          </w:hyperlink>
        </w:p>
        <w:p w14:paraId="073CBB51" w14:textId="716D9744" w:rsidR="00926A5B" w:rsidRDefault="00926A5B">
          <w:pPr>
            <w:pStyle w:val="TOC3"/>
            <w:tabs>
              <w:tab w:val="right" w:leader="dot" w:pos="9350"/>
            </w:tabs>
            <w:rPr>
              <w:noProof/>
            </w:rPr>
          </w:pPr>
          <w:hyperlink w:anchor="_Toc167289977" w:history="1">
            <w:r w:rsidRPr="00C6474B">
              <w:rPr>
                <w:rStyle w:val="Hyperlink"/>
                <w:noProof/>
                <w:lang w:val="en-US"/>
              </w:rPr>
              <w:t>Personnel</w:t>
            </w:r>
            <w:r>
              <w:rPr>
                <w:noProof/>
                <w:webHidden/>
              </w:rPr>
              <w:tab/>
            </w:r>
            <w:r>
              <w:rPr>
                <w:noProof/>
                <w:webHidden/>
              </w:rPr>
              <w:fldChar w:fldCharType="begin"/>
            </w:r>
            <w:r>
              <w:rPr>
                <w:noProof/>
                <w:webHidden/>
              </w:rPr>
              <w:instrText xml:space="preserve"> PAGEREF _Toc167289977 \h </w:instrText>
            </w:r>
            <w:r>
              <w:rPr>
                <w:noProof/>
                <w:webHidden/>
              </w:rPr>
            </w:r>
            <w:r>
              <w:rPr>
                <w:noProof/>
                <w:webHidden/>
              </w:rPr>
              <w:fldChar w:fldCharType="separate"/>
            </w:r>
            <w:r>
              <w:rPr>
                <w:noProof/>
                <w:webHidden/>
              </w:rPr>
              <w:t>20</w:t>
            </w:r>
            <w:r>
              <w:rPr>
                <w:noProof/>
                <w:webHidden/>
              </w:rPr>
              <w:fldChar w:fldCharType="end"/>
            </w:r>
          </w:hyperlink>
        </w:p>
        <w:p w14:paraId="3FEAC620" w14:textId="7A24ED63" w:rsidR="00926A5B" w:rsidRDefault="00926A5B">
          <w:pPr>
            <w:pStyle w:val="TOC3"/>
            <w:tabs>
              <w:tab w:val="right" w:leader="dot" w:pos="9350"/>
            </w:tabs>
            <w:rPr>
              <w:noProof/>
            </w:rPr>
          </w:pPr>
          <w:hyperlink w:anchor="_Toc167289978" w:history="1">
            <w:r w:rsidRPr="00C6474B">
              <w:rPr>
                <w:rStyle w:val="Hyperlink"/>
                <w:noProof/>
                <w:lang w:val="en-US"/>
              </w:rPr>
              <w:t>Product</w:t>
            </w:r>
            <w:r>
              <w:rPr>
                <w:noProof/>
                <w:webHidden/>
              </w:rPr>
              <w:tab/>
            </w:r>
            <w:r>
              <w:rPr>
                <w:noProof/>
                <w:webHidden/>
              </w:rPr>
              <w:fldChar w:fldCharType="begin"/>
            </w:r>
            <w:r>
              <w:rPr>
                <w:noProof/>
                <w:webHidden/>
              </w:rPr>
              <w:instrText xml:space="preserve"> PAGEREF _Toc167289978 \h </w:instrText>
            </w:r>
            <w:r>
              <w:rPr>
                <w:noProof/>
                <w:webHidden/>
              </w:rPr>
            </w:r>
            <w:r>
              <w:rPr>
                <w:noProof/>
                <w:webHidden/>
              </w:rPr>
              <w:fldChar w:fldCharType="separate"/>
            </w:r>
            <w:r>
              <w:rPr>
                <w:noProof/>
                <w:webHidden/>
              </w:rPr>
              <w:t>21</w:t>
            </w:r>
            <w:r>
              <w:rPr>
                <w:noProof/>
                <w:webHidden/>
              </w:rPr>
              <w:fldChar w:fldCharType="end"/>
            </w:r>
          </w:hyperlink>
        </w:p>
        <w:p w14:paraId="2CBFA034" w14:textId="46257921" w:rsidR="00926A5B" w:rsidRDefault="00926A5B">
          <w:pPr>
            <w:pStyle w:val="TOC3"/>
            <w:tabs>
              <w:tab w:val="right" w:leader="dot" w:pos="9350"/>
            </w:tabs>
            <w:rPr>
              <w:noProof/>
            </w:rPr>
          </w:pPr>
          <w:hyperlink w:anchor="_Toc167289979" w:history="1">
            <w:r w:rsidRPr="00C6474B">
              <w:rPr>
                <w:rStyle w:val="Hyperlink"/>
                <w:noProof/>
                <w:lang w:val="en-US"/>
              </w:rPr>
              <w:t>Material Supply</w:t>
            </w:r>
            <w:r>
              <w:rPr>
                <w:noProof/>
                <w:webHidden/>
              </w:rPr>
              <w:tab/>
            </w:r>
            <w:r>
              <w:rPr>
                <w:noProof/>
                <w:webHidden/>
              </w:rPr>
              <w:fldChar w:fldCharType="begin"/>
            </w:r>
            <w:r>
              <w:rPr>
                <w:noProof/>
                <w:webHidden/>
              </w:rPr>
              <w:instrText xml:space="preserve"> PAGEREF _Toc167289979 \h </w:instrText>
            </w:r>
            <w:r>
              <w:rPr>
                <w:noProof/>
                <w:webHidden/>
              </w:rPr>
            </w:r>
            <w:r>
              <w:rPr>
                <w:noProof/>
                <w:webHidden/>
              </w:rPr>
              <w:fldChar w:fldCharType="separate"/>
            </w:r>
            <w:r>
              <w:rPr>
                <w:noProof/>
                <w:webHidden/>
              </w:rPr>
              <w:t>22</w:t>
            </w:r>
            <w:r>
              <w:rPr>
                <w:noProof/>
                <w:webHidden/>
              </w:rPr>
              <w:fldChar w:fldCharType="end"/>
            </w:r>
          </w:hyperlink>
        </w:p>
        <w:p w14:paraId="4E71B7EB" w14:textId="3BF2DEE0" w:rsidR="00926A5B" w:rsidRDefault="00926A5B">
          <w:pPr>
            <w:pStyle w:val="TOC3"/>
            <w:tabs>
              <w:tab w:val="right" w:leader="dot" w:pos="9350"/>
            </w:tabs>
            <w:rPr>
              <w:noProof/>
            </w:rPr>
          </w:pPr>
          <w:hyperlink w:anchor="_Toc167289980" w:history="1">
            <w:r w:rsidRPr="00C6474B">
              <w:rPr>
                <w:rStyle w:val="Hyperlink"/>
                <w:noProof/>
                <w:lang w:val="en-US"/>
              </w:rPr>
              <w:t>Time Management</w:t>
            </w:r>
            <w:r>
              <w:rPr>
                <w:noProof/>
                <w:webHidden/>
              </w:rPr>
              <w:tab/>
            </w:r>
            <w:r>
              <w:rPr>
                <w:noProof/>
                <w:webHidden/>
              </w:rPr>
              <w:fldChar w:fldCharType="begin"/>
            </w:r>
            <w:r>
              <w:rPr>
                <w:noProof/>
                <w:webHidden/>
              </w:rPr>
              <w:instrText xml:space="preserve"> PAGEREF _Toc167289980 \h </w:instrText>
            </w:r>
            <w:r>
              <w:rPr>
                <w:noProof/>
                <w:webHidden/>
              </w:rPr>
            </w:r>
            <w:r>
              <w:rPr>
                <w:noProof/>
                <w:webHidden/>
              </w:rPr>
              <w:fldChar w:fldCharType="separate"/>
            </w:r>
            <w:r>
              <w:rPr>
                <w:noProof/>
                <w:webHidden/>
              </w:rPr>
              <w:t>22</w:t>
            </w:r>
            <w:r>
              <w:rPr>
                <w:noProof/>
                <w:webHidden/>
              </w:rPr>
              <w:fldChar w:fldCharType="end"/>
            </w:r>
          </w:hyperlink>
        </w:p>
        <w:p w14:paraId="3B48EF3E" w14:textId="7BA981B8" w:rsidR="00C72DD2" w:rsidRDefault="00C72DD2" w:rsidP="00940659">
          <w:r>
            <w:rPr>
              <w:b/>
              <w:bCs/>
              <w:noProof/>
            </w:rPr>
            <w:fldChar w:fldCharType="end"/>
          </w:r>
        </w:p>
      </w:sdtContent>
    </w:sdt>
    <w:p w14:paraId="780EF377" w14:textId="566CA74E" w:rsidR="000B624F" w:rsidRDefault="000B624F">
      <w:pPr>
        <w:rPr>
          <w:rFonts w:asciiTheme="majorHAnsi" w:eastAsiaTheme="majorEastAsia" w:hAnsiTheme="majorHAnsi" w:cstheme="majorBidi"/>
          <w:color w:val="2E74B5" w:themeColor="accent1" w:themeShade="BF"/>
          <w:sz w:val="32"/>
          <w:szCs w:val="32"/>
        </w:rPr>
      </w:pPr>
      <w:bookmarkStart w:id="0" w:name="_Toc508967059"/>
      <w:r>
        <w:br w:type="page"/>
      </w:r>
    </w:p>
    <w:p w14:paraId="709F032E" w14:textId="77777777" w:rsidR="00EF1EBC" w:rsidRDefault="00EF1EBC" w:rsidP="0054088E">
      <w:pPr>
        <w:pStyle w:val="Heading1"/>
        <w:numPr>
          <w:ilvl w:val="0"/>
          <w:numId w:val="2"/>
        </w:numPr>
      </w:pPr>
      <w:bookmarkStart w:id="1" w:name="_Toc167289930"/>
      <w:r>
        <w:lastRenderedPageBreak/>
        <w:t>List of figures</w:t>
      </w:r>
      <w:bookmarkEnd w:id="0"/>
      <w:bookmarkEnd w:id="1"/>
    </w:p>
    <w:p w14:paraId="1F49EBBB" w14:textId="77777777" w:rsidR="008415AA" w:rsidRDefault="00CF6B97">
      <w:pPr>
        <w:pStyle w:val="TableofFigures"/>
        <w:tabs>
          <w:tab w:val="right" w:leader="dot" w:pos="9350"/>
        </w:tabs>
        <w:rPr>
          <w:rFonts w:eastAsiaTheme="minorEastAsia"/>
          <w:noProof/>
          <w:lang w:val="en-US"/>
        </w:rPr>
      </w:pPr>
      <w:r>
        <w:fldChar w:fldCharType="begin"/>
      </w:r>
      <w:r>
        <w:instrText xml:space="preserve"> TOC \h \z \c "Figure" </w:instrText>
      </w:r>
      <w:r>
        <w:fldChar w:fldCharType="separate"/>
      </w:r>
      <w:hyperlink w:anchor="_Toc508973193" w:history="1">
        <w:r w:rsidR="008415AA" w:rsidRPr="003F03A8">
          <w:rPr>
            <w:rStyle w:val="Hyperlink"/>
            <w:noProof/>
          </w:rPr>
          <w:t>Figure 1 Project management</w:t>
        </w:r>
        <w:r w:rsidR="008415AA">
          <w:rPr>
            <w:noProof/>
            <w:webHidden/>
          </w:rPr>
          <w:tab/>
        </w:r>
        <w:r w:rsidR="008415AA">
          <w:rPr>
            <w:noProof/>
            <w:webHidden/>
          </w:rPr>
          <w:fldChar w:fldCharType="begin"/>
        </w:r>
        <w:r w:rsidR="008415AA">
          <w:rPr>
            <w:noProof/>
            <w:webHidden/>
          </w:rPr>
          <w:instrText xml:space="preserve"> PAGEREF _Toc508973193 \h </w:instrText>
        </w:r>
        <w:r w:rsidR="008415AA">
          <w:rPr>
            <w:noProof/>
            <w:webHidden/>
          </w:rPr>
        </w:r>
        <w:r w:rsidR="008415AA">
          <w:rPr>
            <w:noProof/>
            <w:webHidden/>
          </w:rPr>
          <w:fldChar w:fldCharType="separate"/>
        </w:r>
        <w:r w:rsidR="008415AA">
          <w:rPr>
            <w:noProof/>
            <w:webHidden/>
          </w:rPr>
          <w:t>7</w:t>
        </w:r>
        <w:r w:rsidR="008415AA">
          <w:rPr>
            <w:noProof/>
            <w:webHidden/>
          </w:rPr>
          <w:fldChar w:fldCharType="end"/>
        </w:r>
      </w:hyperlink>
    </w:p>
    <w:p w14:paraId="71E52DB0" w14:textId="77777777" w:rsidR="008415AA" w:rsidRDefault="008415AA">
      <w:pPr>
        <w:pStyle w:val="TableofFigures"/>
        <w:tabs>
          <w:tab w:val="right" w:leader="dot" w:pos="9350"/>
        </w:tabs>
        <w:rPr>
          <w:rFonts w:eastAsiaTheme="minorEastAsia"/>
          <w:noProof/>
          <w:lang w:val="en-US"/>
        </w:rPr>
      </w:pPr>
      <w:hyperlink w:anchor="_Toc508973194" w:history="1">
        <w:r w:rsidRPr="003F03A8">
          <w:rPr>
            <w:rStyle w:val="Hyperlink"/>
            <w:noProof/>
          </w:rPr>
          <w:t>Figure 2 XKCD graph: walking back to my front door at night</w:t>
        </w:r>
        <w:r>
          <w:rPr>
            <w:noProof/>
            <w:webHidden/>
          </w:rPr>
          <w:tab/>
        </w:r>
        <w:r>
          <w:rPr>
            <w:noProof/>
            <w:webHidden/>
          </w:rPr>
          <w:fldChar w:fldCharType="begin"/>
        </w:r>
        <w:r>
          <w:rPr>
            <w:noProof/>
            <w:webHidden/>
          </w:rPr>
          <w:instrText xml:space="preserve"> PAGEREF _Toc508973194 \h </w:instrText>
        </w:r>
        <w:r>
          <w:rPr>
            <w:noProof/>
            <w:webHidden/>
          </w:rPr>
        </w:r>
        <w:r>
          <w:rPr>
            <w:noProof/>
            <w:webHidden/>
          </w:rPr>
          <w:fldChar w:fldCharType="separate"/>
        </w:r>
        <w:r>
          <w:rPr>
            <w:noProof/>
            <w:webHidden/>
          </w:rPr>
          <w:t>8</w:t>
        </w:r>
        <w:r>
          <w:rPr>
            <w:noProof/>
            <w:webHidden/>
          </w:rPr>
          <w:fldChar w:fldCharType="end"/>
        </w:r>
      </w:hyperlink>
    </w:p>
    <w:p w14:paraId="0016A118" w14:textId="77777777" w:rsidR="00CF6B97" w:rsidRDefault="00CF6B97" w:rsidP="00CF6B97">
      <w:r>
        <w:fldChar w:fldCharType="end"/>
      </w:r>
    </w:p>
    <w:p w14:paraId="6ED7C7E0" w14:textId="77777777" w:rsidR="00D9484B" w:rsidRDefault="00D9484B" w:rsidP="00CF6B97"/>
    <w:p w14:paraId="307187F7" w14:textId="77777777" w:rsidR="00D9484B" w:rsidRDefault="00D9484B" w:rsidP="00CF6B97"/>
    <w:p w14:paraId="255ABFF9" w14:textId="77777777" w:rsidR="00F56B15" w:rsidRDefault="00F56B15" w:rsidP="00CF6B97"/>
    <w:p w14:paraId="41F3183D" w14:textId="77777777" w:rsidR="00F56B15" w:rsidRDefault="00F56B15" w:rsidP="00CF6B97"/>
    <w:p w14:paraId="2BB7C8C7" w14:textId="77777777" w:rsidR="00F56B15" w:rsidRDefault="00F56B15" w:rsidP="00CF6B97"/>
    <w:p w14:paraId="0E596DE9" w14:textId="77777777" w:rsidR="00F56B15" w:rsidRDefault="00F56B15" w:rsidP="00CF6B97"/>
    <w:p w14:paraId="5409B74F" w14:textId="77777777" w:rsidR="00F56B15" w:rsidRDefault="00F56B15" w:rsidP="00CF6B97"/>
    <w:p w14:paraId="2CF56518" w14:textId="77777777" w:rsidR="00F56B15" w:rsidRDefault="00F56B15" w:rsidP="00CF6B97"/>
    <w:p w14:paraId="72134FE0" w14:textId="77777777" w:rsidR="00F56B15" w:rsidRDefault="00F56B15" w:rsidP="00CF6B97"/>
    <w:p w14:paraId="26E2F2A4" w14:textId="77777777" w:rsidR="00F56B15" w:rsidRDefault="00F56B15" w:rsidP="00CF6B97"/>
    <w:p w14:paraId="07EF927C" w14:textId="77777777" w:rsidR="00F56B15" w:rsidRDefault="00F56B15" w:rsidP="00CF6B97"/>
    <w:p w14:paraId="228BFA22" w14:textId="77777777" w:rsidR="00F56B15" w:rsidRDefault="00F56B15" w:rsidP="00CF6B97"/>
    <w:p w14:paraId="738985AC" w14:textId="77777777" w:rsidR="00F56B15" w:rsidRDefault="00F56B15" w:rsidP="00CF6B97"/>
    <w:p w14:paraId="73064160" w14:textId="77777777" w:rsidR="00F56B15" w:rsidRDefault="00F56B15" w:rsidP="00CF6B97"/>
    <w:p w14:paraId="40D50DDB" w14:textId="77777777" w:rsidR="00F56B15" w:rsidRDefault="00F56B15" w:rsidP="00CF6B97"/>
    <w:p w14:paraId="326EB22D" w14:textId="77777777" w:rsidR="00F56B15" w:rsidRDefault="00F56B15" w:rsidP="00CF6B97"/>
    <w:p w14:paraId="1B35A4F2" w14:textId="77777777" w:rsidR="00F56B15" w:rsidRDefault="00F56B15" w:rsidP="00CF6B97"/>
    <w:p w14:paraId="567BEEA2" w14:textId="77777777" w:rsidR="00F56B15" w:rsidRDefault="00F56B15" w:rsidP="00CF6B97"/>
    <w:p w14:paraId="3FF35951" w14:textId="77777777" w:rsidR="00F56B15" w:rsidRDefault="00F56B15" w:rsidP="00CF6B97"/>
    <w:p w14:paraId="36417A44" w14:textId="77777777" w:rsidR="00F56B15" w:rsidRDefault="00F56B15" w:rsidP="00CF6B97"/>
    <w:p w14:paraId="66E1ADD1" w14:textId="77777777" w:rsidR="00F56B15" w:rsidRDefault="00F56B15" w:rsidP="00CF6B97"/>
    <w:p w14:paraId="5FE9E880" w14:textId="77777777" w:rsidR="00F56B15" w:rsidRDefault="00F56B15" w:rsidP="00CF6B97"/>
    <w:p w14:paraId="135D89FE" w14:textId="77777777" w:rsidR="00F56B15" w:rsidRDefault="00F56B15" w:rsidP="00CF6B97"/>
    <w:p w14:paraId="11662A8E" w14:textId="77777777" w:rsidR="00D9484B" w:rsidRDefault="00D9484B" w:rsidP="00D9484B">
      <w:pPr>
        <w:pStyle w:val="Heading1"/>
        <w:numPr>
          <w:ilvl w:val="0"/>
          <w:numId w:val="25"/>
        </w:numPr>
      </w:pPr>
      <w:bookmarkStart w:id="2" w:name="_Toc508967061"/>
      <w:bookmarkStart w:id="3" w:name="_Toc167289931"/>
      <w:r>
        <w:lastRenderedPageBreak/>
        <w:t>Abbreviations</w:t>
      </w:r>
      <w:bookmarkEnd w:id="2"/>
      <w:bookmarkEnd w:id="3"/>
    </w:p>
    <w:tbl>
      <w:tblPr>
        <w:tblStyle w:val="TableGrid"/>
        <w:tblpPr w:leftFromText="141" w:rightFromText="141" w:vertAnchor="text" w:horzAnchor="margin" w:tblpY="375"/>
        <w:tblW w:w="95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6976"/>
      </w:tblGrid>
      <w:tr w:rsidR="00D9484B" w14:paraId="5FE7169E" w14:textId="77777777" w:rsidTr="00985958">
        <w:trPr>
          <w:trHeight w:val="892"/>
        </w:trPr>
        <w:tc>
          <w:tcPr>
            <w:tcW w:w="2605" w:type="dxa"/>
          </w:tcPr>
          <w:p w14:paraId="177B31FA" w14:textId="0061A3D4" w:rsidR="00D9484B" w:rsidRDefault="00901FF9">
            <w:r>
              <w:t>ACS</w:t>
            </w:r>
            <w:r>
              <w:br/>
            </w:r>
            <w:r w:rsidR="00905E1E">
              <w:t>ART</w:t>
            </w:r>
            <w:r>
              <w:br/>
            </w:r>
            <w:r w:rsidR="00D9484B">
              <w:t>DSP</w:t>
            </w:r>
            <w:r>
              <w:br/>
              <w:t>EEL</w:t>
            </w:r>
          </w:p>
        </w:tc>
        <w:tc>
          <w:tcPr>
            <w:tcW w:w="6976" w:type="dxa"/>
          </w:tcPr>
          <w:p w14:paraId="6C38F39F" w14:textId="4FD0C403" w:rsidR="00D9484B" w:rsidRDefault="005F1186">
            <w:r>
              <w:t>Applied Computer Sciences</w:t>
            </w:r>
            <w:r w:rsidR="00CB1787">
              <w:br/>
            </w:r>
            <w:r w:rsidR="00905E1E">
              <w:t>Autonomous Racing Team</w:t>
            </w:r>
            <w:r w:rsidR="00CB1787">
              <w:br/>
            </w:r>
            <w:r w:rsidR="00D9484B">
              <w:t>Digital Signal Processing</w:t>
            </w:r>
            <w:r>
              <w:br/>
              <w:t>Electrical Engineering</w:t>
            </w:r>
          </w:p>
        </w:tc>
      </w:tr>
      <w:tr w:rsidR="00D9484B" w14:paraId="3F52F88E" w14:textId="77777777" w:rsidTr="00985958">
        <w:trPr>
          <w:trHeight w:val="2091"/>
        </w:trPr>
        <w:tc>
          <w:tcPr>
            <w:tcW w:w="2605" w:type="dxa"/>
          </w:tcPr>
          <w:p w14:paraId="45DF850A" w14:textId="6FBC7EC6" w:rsidR="00D9484B" w:rsidRDefault="00D9484B">
            <w:r>
              <w:t>FFT</w:t>
            </w:r>
            <w:r w:rsidR="00CB1787">
              <w:br/>
              <w:t>LED(Saxion)</w:t>
            </w:r>
          </w:p>
          <w:p w14:paraId="3F5B8EFA" w14:textId="5305FC85" w:rsidR="00B80D71" w:rsidRDefault="00B80D71">
            <w:r>
              <w:t>IR</w:t>
            </w:r>
            <w:r w:rsidR="002B402C">
              <w:br/>
            </w:r>
            <w:proofErr w:type="spellStart"/>
            <w:r w:rsidR="002B402C">
              <w:t>MoSCoW</w:t>
            </w:r>
            <w:proofErr w:type="spellEnd"/>
            <w:r w:rsidR="00881AC8">
              <w:br/>
            </w:r>
            <w:r w:rsidR="00341DB7">
              <w:t>PPD</w:t>
            </w:r>
            <w:r w:rsidR="00114CED">
              <w:br/>
              <w:t>RC</w:t>
            </w:r>
            <w:r w:rsidR="00881AC8">
              <w:br/>
              <w:t>SMART</w:t>
            </w:r>
            <w:r w:rsidR="00985958">
              <w:br/>
              <w:t xml:space="preserve"> </w:t>
            </w:r>
            <w:proofErr w:type="gramStart"/>
            <w:r w:rsidR="00985958">
              <w:t>TL;DR</w:t>
            </w:r>
            <w:proofErr w:type="gramEnd"/>
          </w:p>
        </w:tc>
        <w:tc>
          <w:tcPr>
            <w:tcW w:w="6976" w:type="dxa"/>
          </w:tcPr>
          <w:p w14:paraId="0C2B3E4C" w14:textId="77777777" w:rsidR="00B80D71" w:rsidRDefault="00D9484B">
            <w:r>
              <w:t>Fast Fourier Transform</w:t>
            </w:r>
          </w:p>
          <w:p w14:paraId="3688F605" w14:textId="685EB0AB" w:rsidR="00B80D71" w:rsidRDefault="003352CD">
            <w:r>
              <w:t>L</w:t>
            </w:r>
            <w:r w:rsidR="00341AEF">
              <w:t>ife and Engineering Department</w:t>
            </w:r>
            <w:r w:rsidR="00CB1787">
              <w:br/>
            </w:r>
            <w:r w:rsidR="00B80D71">
              <w:t xml:space="preserve">Infrared </w:t>
            </w:r>
            <w:r w:rsidR="00114CED">
              <w:br/>
              <w:t>Must, Should, Could, Won’t</w:t>
            </w:r>
            <w:r w:rsidR="00114CED">
              <w:br/>
            </w:r>
            <w:r w:rsidR="00341DB7">
              <w:t>Per</w:t>
            </w:r>
            <w:r w:rsidR="00343ABF">
              <w:t>sonal, Professional Development</w:t>
            </w:r>
            <w:r w:rsidR="00114CED">
              <w:br/>
              <w:t>Remote Control</w:t>
            </w:r>
            <w:r w:rsidR="00114CED">
              <w:br/>
              <w:t>S</w:t>
            </w:r>
            <w:r w:rsidR="00FD5138">
              <w:t>pecific, Measurable, A</w:t>
            </w:r>
            <w:r w:rsidR="00112BE4">
              <w:t xml:space="preserve">ttainable, </w:t>
            </w:r>
            <w:r w:rsidR="00694622">
              <w:t>Realistic</w:t>
            </w:r>
            <w:r w:rsidR="00985958">
              <w:t>, Time Constrained</w:t>
            </w:r>
            <w:r w:rsidR="00985958">
              <w:br/>
              <w:t xml:space="preserve"> Too long; didn’t read</w:t>
            </w:r>
          </w:p>
        </w:tc>
      </w:tr>
    </w:tbl>
    <w:p w14:paraId="0D420F28" w14:textId="77777777" w:rsidR="00D9484B" w:rsidRDefault="00D9484B" w:rsidP="00D9484B">
      <w:r>
        <w:tab/>
      </w:r>
    </w:p>
    <w:p w14:paraId="3A4C284E" w14:textId="77777777" w:rsidR="00D9484B" w:rsidRDefault="00D9484B" w:rsidP="00D9484B">
      <w:r>
        <w:tab/>
      </w:r>
    </w:p>
    <w:p w14:paraId="16B309B6" w14:textId="77777777" w:rsidR="00D9484B" w:rsidRDefault="00D9484B" w:rsidP="00D9484B">
      <w:r>
        <w:tab/>
      </w:r>
    </w:p>
    <w:p w14:paraId="74B9A7C5" w14:textId="77777777" w:rsidR="00D9484B" w:rsidRPr="00CF6B97" w:rsidRDefault="00D9484B" w:rsidP="00CF6B97"/>
    <w:p w14:paraId="07E26155" w14:textId="669A4CB0" w:rsidR="00EF1EBC" w:rsidRDefault="00EF1EBC" w:rsidP="00EF1EBC">
      <w:r>
        <w:br w:type="page"/>
      </w:r>
    </w:p>
    <w:p w14:paraId="12BCA557" w14:textId="77777777" w:rsidR="00C72DD2" w:rsidRPr="00EF1EBC" w:rsidRDefault="00C72DD2" w:rsidP="00EF1EBC">
      <w:pPr>
        <w:sectPr w:rsidR="00C72DD2" w:rsidRPr="00EF1EBC" w:rsidSect="00897124">
          <w:type w:val="oddPage"/>
          <w:pgSz w:w="12240" w:h="15840"/>
          <w:pgMar w:top="1440" w:right="1440" w:bottom="1440" w:left="1440" w:header="720" w:footer="720" w:gutter="0"/>
          <w:pgNumType w:fmt="lowerRoman"/>
          <w:cols w:space="720"/>
          <w:docGrid w:linePitch="360"/>
        </w:sectPr>
      </w:pPr>
    </w:p>
    <w:p w14:paraId="6A1FBB91" w14:textId="10B7BF64" w:rsidR="00EF1EBC" w:rsidRDefault="0038095D" w:rsidP="00171037">
      <w:pPr>
        <w:pStyle w:val="Heading1"/>
      </w:pPr>
      <w:bookmarkStart w:id="4" w:name="_Toc508967062"/>
      <w:bookmarkStart w:id="5" w:name="_Toc167289932"/>
      <w:r>
        <w:lastRenderedPageBreak/>
        <w:t>Introduction</w:t>
      </w:r>
      <w:bookmarkEnd w:id="4"/>
      <w:bookmarkEnd w:id="5"/>
    </w:p>
    <w:p w14:paraId="471D96DC" w14:textId="72CDF4D4" w:rsidR="00B92379" w:rsidRPr="00B92379" w:rsidRDefault="00805F86" w:rsidP="00B92379">
      <w:pPr>
        <w:pStyle w:val="Heading2"/>
      </w:pPr>
      <w:bookmarkStart w:id="6" w:name="_Toc167289933"/>
      <w:r>
        <w:t>Background</w:t>
      </w:r>
      <w:bookmarkEnd w:id="6"/>
    </w:p>
    <w:p w14:paraId="359426BB" w14:textId="26EC6907" w:rsidR="0070042B" w:rsidRDefault="00024BF5" w:rsidP="00CD7B50">
      <w:r>
        <w:t>Thunderbolt Autonomous Racing Team</w:t>
      </w:r>
      <w:r w:rsidR="004B25BF">
        <w:t xml:space="preserve"> will design and build an autonomous RC sized car capable of following a </w:t>
      </w:r>
      <w:r w:rsidR="00407CDA">
        <w:t xml:space="preserve">line </w:t>
      </w:r>
      <w:r w:rsidR="0013715D">
        <w:t xml:space="preserve">along a track and </w:t>
      </w:r>
      <w:r w:rsidR="00711CA9">
        <w:t>navigating an obstacle on that line.</w:t>
      </w:r>
      <w:r w:rsidR="00D07E93">
        <w:t xml:space="preserve"> </w:t>
      </w:r>
      <w:r w:rsidR="00EF37D4">
        <w:t xml:space="preserve">Thunderbolt ART </w:t>
      </w:r>
      <w:r w:rsidR="007F1477">
        <w:t xml:space="preserve">is </w:t>
      </w:r>
      <w:r w:rsidR="003307B2">
        <w:t xml:space="preserve">a company </w:t>
      </w:r>
      <w:r w:rsidR="00EC03F1">
        <w:t>composed by</w:t>
      </w:r>
      <w:r w:rsidR="00EF0CD9">
        <w:t xml:space="preserve"> </w:t>
      </w:r>
      <w:r w:rsidR="00AC5830">
        <w:t xml:space="preserve">multicultural members, with many different nationalities. </w:t>
      </w:r>
      <w:r w:rsidR="001B0944" w:rsidRPr="00CD7B50">
        <w:t xml:space="preserve"> </w:t>
      </w:r>
    </w:p>
    <w:p w14:paraId="190AC5B3" w14:textId="6DF6F136" w:rsidR="00C8606A" w:rsidRDefault="00B82232" w:rsidP="00CD7B50">
      <w:r>
        <w:t xml:space="preserve">Thunderbolt ART </w:t>
      </w:r>
      <w:r w:rsidR="00AB6C75">
        <w:t>has members fro</w:t>
      </w:r>
      <w:r w:rsidR="00A8142A">
        <w:t xml:space="preserve">m the companies </w:t>
      </w:r>
      <w:r w:rsidR="00BC53F4">
        <w:t xml:space="preserve">The Knights of the Strongbox and </w:t>
      </w:r>
      <w:proofErr w:type="spellStart"/>
      <w:r w:rsidR="001C1CEB">
        <w:t>Foofenschmirtz</w:t>
      </w:r>
      <w:proofErr w:type="spellEnd"/>
      <w:r w:rsidR="00B14CBA">
        <w:t xml:space="preserve">, and both </w:t>
      </w:r>
      <w:r w:rsidR="00A8142A">
        <w:t xml:space="preserve">companies produced </w:t>
      </w:r>
      <w:r w:rsidR="004106FD">
        <w:t>products at the</w:t>
      </w:r>
      <w:r w:rsidR="00033A1F">
        <w:t>ir last project.</w:t>
      </w:r>
    </w:p>
    <w:p w14:paraId="5EB12A50" w14:textId="77777777" w:rsidR="00B92379" w:rsidRPr="00CD7B50" w:rsidRDefault="00B92379" w:rsidP="00CD7B50"/>
    <w:p w14:paraId="63AB8049" w14:textId="728F1C69" w:rsidR="00BC0647" w:rsidRDefault="00805F86" w:rsidP="00BC0647">
      <w:pPr>
        <w:pStyle w:val="Heading2"/>
      </w:pPr>
      <w:bookmarkStart w:id="7" w:name="_Toc167289934"/>
      <w:r>
        <w:t>Purpose of the Assignment</w:t>
      </w:r>
      <w:bookmarkEnd w:id="7"/>
      <w:r>
        <w:t xml:space="preserve"> </w:t>
      </w:r>
    </w:p>
    <w:p w14:paraId="21AA1E56" w14:textId="1673C0C2" w:rsidR="00B92379" w:rsidRPr="00BC0647" w:rsidRDefault="00B92379" w:rsidP="00BC0647">
      <w:r>
        <w:t>The purpose of the assignment</w:t>
      </w:r>
      <w:r w:rsidR="00F5406B">
        <w:t xml:space="preserve"> is to </w:t>
      </w:r>
      <w:r w:rsidR="003D5C81">
        <w:t>design</w:t>
      </w:r>
      <w:r w:rsidR="00727D13">
        <w:t xml:space="preserve">, </w:t>
      </w:r>
      <w:r w:rsidR="003D5C81">
        <w:t>build and program an autonomous RC sized car</w:t>
      </w:r>
      <w:r w:rsidR="00727D13">
        <w:t>. It must be capable of following</w:t>
      </w:r>
      <w:r w:rsidR="00AD08D1">
        <w:t xml:space="preserve"> a </w:t>
      </w:r>
      <w:r w:rsidR="00727D13">
        <w:t>20mm wide white line on a black background, navigate an obstacle blocking the line, then find its way back</w:t>
      </w:r>
      <w:r w:rsidR="00753E06">
        <w:t xml:space="preserve"> as well as </w:t>
      </w:r>
      <w:r w:rsidR="00D27483">
        <w:t xml:space="preserve">climb and descend a slope on the track, in as quick a </w:t>
      </w:r>
      <w:r w:rsidR="008627AC">
        <w:t xml:space="preserve">time as possible. </w:t>
      </w:r>
    </w:p>
    <w:p w14:paraId="07FE3D9E" w14:textId="205D3E4C" w:rsidR="000342DC" w:rsidRPr="000342DC" w:rsidRDefault="00805F86" w:rsidP="000342DC">
      <w:pPr>
        <w:pStyle w:val="Heading2"/>
      </w:pPr>
      <w:bookmarkStart w:id="8" w:name="_Toc167289935"/>
      <w:r>
        <w:t>Methodological approach</w:t>
      </w:r>
      <w:bookmarkEnd w:id="8"/>
    </w:p>
    <w:p w14:paraId="2CD5EB64" w14:textId="77777777" w:rsidR="00981C3E" w:rsidRDefault="00981C3E" w:rsidP="00981C3E"/>
    <w:p w14:paraId="08C83994" w14:textId="3A07615A" w:rsidR="00981C3E" w:rsidRDefault="003C24DE" w:rsidP="00981C3E">
      <w:r>
        <w:t xml:space="preserve">Thunderbolt ART will </w:t>
      </w:r>
      <w:r w:rsidR="00121F1C">
        <w:t>follow</w:t>
      </w:r>
      <w:r>
        <w:t xml:space="preserve"> </w:t>
      </w:r>
      <w:r w:rsidR="008846D9">
        <w:t xml:space="preserve">a </w:t>
      </w:r>
      <w:r w:rsidR="00CC3039">
        <w:t xml:space="preserve">V-Model </w:t>
      </w:r>
      <w:r w:rsidR="00DB6612">
        <w:t xml:space="preserve">and break up the design of the vehicle into constituent parts </w:t>
      </w:r>
      <w:r w:rsidR="00142D5C">
        <w:t xml:space="preserve">within that model. </w:t>
      </w:r>
      <w:r w:rsidR="00A83244">
        <w:t>This will work for the broader elements of the car</w:t>
      </w:r>
      <w:r w:rsidR="00411207">
        <w:t xml:space="preserve">, where certain parts of the design will need to be designed to </w:t>
      </w:r>
      <w:r w:rsidR="00F329D9">
        <w:t>specification</w:t>
      </w:r>
      <w:r w:rsidR="008C22F3">
        <w:t xml:space="preserve">s that suit the rest of the vehicle. </w:t>
      </w:r>
      <w:r w:rsidR="00BA42A6">
        <w:t xml:space="preserve">However, </w:t>
      </w:r>
      <w:r w:rsidR="00F031A6">
        <w:t>during the design of the car there will be a necessity to change broader elements.</w:t>
      </w:r>
      <w:r w:rsidR="006E1FA7">
        <w:t xml:space="preserve"> </w:t>
      </w:r>
      <w:r w:rsidR="009060F6">
        <w:t xml:space="preserve">When </w:t>
      </w:r>
      <w:r w:rsidR="006B37C4">
        <w:t xml:space="preserve">changes are made to the project it may be necessary to adopt a </w:t>
      </w:r>
      <w:r w:rsidR="003B6AD6">
        <w:t xml:space="preserve">scrum methodology </w:t>
      </w:r>
      <w:r w:rsidR="2842FD2C">
        <w:t>to</w:t>
      </w:r>
      <w:r w:rsidR="00885173">
        <w:t xml:space="preserve"> </w:t>
      </w:r>
      <w:r w:rsidR="00B95527">
        <w:t>adapt and overcome problems that may require a quick solution.</w:t>
      </w:r>
      <w:r w:rsidR="5D1EAB41">
        <w:t xml:space="preserve"> </w:t>
      </w:r>
    </w:p>
    <w:p w14:paraId="0A7F41B9" w14:textId="77777777" w:rsidR="00277FA6" w:rsidRPr="00F810AE" w:rsidRDefault="00277FA6" w:rsidP="00F83FD0">
      <w:pPr>
        <w:pStyle w:val="Heading3"/>
        <w:rPr>
          <w:lang w:val="en-US"/>
        </w:rPr>
      </w:pPr>
      <w:proofErr w:type="spellStart"/>
      <w:r w:rsidRPr="00F810AE">
        <w:rPr>
          <w:lang w:val="en-US"/>
        </w:rPr>
        <w:t>MoScoW</w:t>
      </w:r>
      <w:proofErr w:type="spellEnd"/>
    </w:p>
    <w:p w14:paraId="00E7A2B5" w14:textId="77777777" w:rsidR="00591A24" w:rsidRPr="00591A24" w:rsidRDefault="00591A24" w:rsidP="00591A24">
      <w:pPr>
        <w:rPr>
          <w:lang w:val="en-US"/>
        </w:rPr>
      </w:pPr>
    </w:p>
    <w:p w14:paraId="4F090F87" w14:textId="77777777" w:rsidR="00277FA6" w:rsidRPr="00D542C0" w:rsidRDefault="00277FA6" w:rsidP="00277FA6">
      <w:pPr>
        <w:rPr>
          <w:rFonts w:ascii="Aptos" w:eastAsia="Aptos" w:hAnsi="Aptos" w:cs="Aptos"/>
        </w:rPr>
      </w:pPr>
      <w:r w:rsidRPr="00D542C0">
        <w:rPr>
          <w:rFonts w:ascii="Aptos" w:eastAsia="Aptos" w:hAnsi="Aptos" w:cs="Aptos"/>
        </w:rPr>
        <w:t>The Car MUST:</w:t>
      </w:r>
    </w:p>
    <w:p w14:paraId="54288BC5" w14:textId="7EE39FE9" w:rsidR="00591A24" w:rsidRDefault="00277FA6" w:rsidP="00591A24">
      <w:pPr>
        <w:pStyle w:val="ListParagraph"/>
        <w:numPr>
          <w:ilvl w:val="0"/>
          <w:numId w:val="46"/>
        </w:numPr>
        <w:rPr>
          <w:rFonts w:ascii="Aptos" w:eastAsia="Aptos" w:hAnsi="Aptos" w:cs="Aptos"/>
        </w:rPr>
      </w:pPr>
      <w:r w:rsidRPr="00591A24">
        <w:rPr>
          <w:rFonts w:ascii="Aptos" w:eastAsia="Aptos" w:hAnsi="Aptos" w:cs="Aptos"/>
        </w:rPr>
        <w:t xml:space="preserve">Drive under its own </w:t>
      </w:r>
      <w:r w:rsidR="001E7791" w:rsidRPr="00591A24">
        <w:rPr>
          <w:rFonts w:ascii="Aptos" w:eastAsia="Aptos" w:hAnsi="Aptos" w:cs="Aptos"/>
        </w:rPr>
        <w:t>power.</w:t>
      </w:r>
    </w:p>
    <w:p w14:paraId="4D1FBD98" w14:textId="77777777" w:rsidR="001E7791" w:rsidRDefault="00277FA6" w:rsidP="00591A24">
      <w:pPr>
        <w:pStyle w:val="ListParagraph"/>
        <w:numPr>
          <w:ilvl w:val="0"/>
          <w:numId w:val="46"/>
        </w:numPr>
        <w:rPr>
          <w:rFonts w:ascii="Aptos" w:eastAsia="Aptos" w:hAnsi="Aptos" w:cs="Aptos"/>
        </w:rPr>
      </w:pPr>
      <w:r w:rsidRPr="00591A24">
        <w:rPr>
          <w:rFonts w:ascii="Aptos" w:eastAsia="Aptos" w:hAnsi="Aptos" w:cs="Aptos"/>
        </w:rPr>
        <w:t>Have a battery capacity for a minimum of 30 minutes operations.</w:t>
      </w:r>
    </w:p>
    <w:p w14:paraId="35093300" w14:textId="46121AF6" w:rsidR="001E7791" w:rsidRPr="001E7791" w:rsidRDefault="00277FA6" w:rsidP="00591A24">
      <w:pPr>
        <w:pStyle w:val="ListParagraph"/>
        <w:numPr>
          <w:ilvl w:val="0"/>
          <w:numId w:val="46"/>
        </w:numPr>
        <w:rPr>
          <w:rFonts w:ascii="Aptos" w:eastAsia="Aptos" w:hAnsi="Aptos" w:cs="Aptos"/>
        </w:rPr>
      </w:pPr>
      <w:r w:rsidRPr="00591A24">
        <w:rPr>
          <w:rFonts w:ascii="Aptos" w:eastAsia="Aptos" w:hAnsi="Aptos" w:cs="Aptos"/>
        </w:rPr>
        <w:t xml:space="preserve">Be capable of finding the white </w:t>
      </w:r>
      <w:r w:rsidR="001E7791" w:rsidRPr="00591A24">
        <w:rPr>
          <w:rFonts w:ascii="Aptos" w:eastAsia="Aptos" w:hAnsi="Aptos" w:cs="Aptos"/>
        </w:rPr>
        <w:t>line.</w:t>
      </w:r>
    </w:p>
    <w:p w14:paraId="57018E5A" w14:textId="7445337A" w:rsidR="001E7791" w:rsidRDefault="00277FA6" w:rsidP="00591A24">
      <w:pPr>
        <w:pStyle w:val="ListParagraph"/>
        <w:numPr>
          <w:ilvl w:val="0"/>
          <w:numId w:val="46"/>
        </w:numPr>
        <w:rPr>
          <w:rFonts w:ascii="Aptos" w:eastAsia="Aptos" w:hAnsi="Aptos" w:cs="Aptos"/>
        </w:rPr>
      </w:pPr>
      <w:r w:rsidRPr="00591A24">
        <w:rPr>
          <w:rFonts w:ascii="Aptos" w:eastAsia="Aptos" w:hAnsi="Aptos" w:cs="Aptos"/>
        </w:rPr>
        <w:t xml:space="preserve">Weigh under </w:t>
      </w:r>
      <w:r w:rsidR="001E7791" w:rsidRPr="00591A24">
        <w:rPr>
          <w:rFonts w:ascii="Aptos" w:eastAsia="Aptos" w:hAnsi="Aptos" w:cs="Aptos"/>
        </w:rPr>
        <w:t>3kg.</w:t>
      </w:r>
    </w:p>
    <w:p w14:paraId="7EE648EA" w14:textId="77777777" w:rsidR="001E7791" w:rsidRDefault="00277FA6" w:rsidP="00591A24">
      <w:pPr>
        <w:pStyle w:val="ListParagraph"/>
        <w:numPr>
          <w:ilvl w:val="0"/>
          <w:numId w:val="46"/>
        </w:numPr>
        <w:rPr>
          <w:rFonts w:ascii="Aptos" w:eastAsia="Aptos" w:hAnsi="Aptos" w:cs="Aptos"/>
        </w:rPr>
      </w:pPr>
      <w:r w:rsidRPr="00591A24">
        <w:rPr>
          <w:rFonts w:ascii="Aptos" w:eastAsia="Aptos" w:hAnsi="Aptos" w:cs="Aptos"/>
        </w:rPr>
        <w:t>Avoid Obstacles</w:t>
      </w:r>
    </w:p>
    <w:p w14:paraId="2A27252E" w14:textId="718574D4" w:rsidR="001E7791" w:rsidRDefault="00277FA6" w:rsidP="00591A24">
      <w:pPr>
        <w:pStyle w:val="ListParagraph"/>
        <w:numPr>
          <w:ilvl w:val="0"/>
          <w:numId w:val="46"/>
        </w:numPr>
        <w:rPr>
          <w:rFonts w:ascii="Aptos" w:eastAsia="Aptos" w:hAnsi="Aptos" w:cs="Aptos"/>
        </w:rPr>
      </w:pPr>
      <w:r w:rsidRPr="00591A24">
        <w:rPr>
          <w:rFonts w:ascii="Aptos" w:eastAsia="Aptos" w:hAnsi="Aptos" w:cs="Aptos"/>
        </w:rPr>
        <w:t xml:space="preserve">Be capable of climbing and declining a </w:t>
      </w:r>
      <w:r w:rsidR="001E7791" w:rsidRPr="00591A24">
        <w:rPr>
          <w:rFonts w:ascii="Aptos" w:eastAsia="Aptos" w:hAnsi="Aptos" w:cs="Aptos"/>
        </w:rPr>
        <w:t>slope.</w:t>
      </w:r>
    </w:p>
    <w:p w14:paraId="28480E35" w14:textId="33DCD610" w:rsidR="001E7791" w:rsidRDefault="00277FA6" w:rsidP="00591A24">
      <w:pPr>
        <w:pStyle w:val="ListParagraph"/>
        <w:numPr>
          <w:ilvl w:val="0"/>
          <w:numId w:val="46"/>
        </w:numPr>
        <w:rPr>
          <w:rFonts w:ascii="Aptos" w:eastAsia="Aptos" w:hAnsi="Aptos" w:cs="Aptos"/>
        </w:rPr>
      </w:pPr>
      <w:r w:rsidRPr="00591A24">
        <w:rPr>
          <w:rFonts w:ascii="Aptos" w:eastAsia="Aptos" w:hAnsi="Aptos" w:cs="Aptos"/>
        </w:rPr>
        <w:t>Have a body over the engine/</w:t>
      </w:r>
      <w:r w:rsidR="001E7791" w:rsidRPr="00591A24">
        <w:rPr>
          <w:rFonts w:ascii="Aptos" w:eastAsia="Aptos" w:hAnsi="Aptos" w:cs="Aptos"/>
        </w:rPr>
        <w:t>chassis.</w:t>
      </w:r>
    </w:p>
    <w:p w14:paraId="08FBAAAE" w14:textId="459320AB" w:rsidR="001E7791" w:rsidRDefault="00277FA6" w:rsidP="00591A24">
      <w:pPr>
        <w:pStyle w:val="ListParagraph"/>
        <w:numPr>
          <w:ilvl w:val="0"/>
          <w:numId w:val="46"/>
        </w:numPr>
        <w:rPr>
          <w:rFonts w:ascii="Aptos" w:eastAsia="Aptos" w:hAnsi="Aptos" w:cs="Aptos"/>
        </w:rPr>
      </w:pPr>
      <w:r w:rsidRPr="00591A24">
        <w:rPr>
          <w:rFonts w:ascii="Aptos" w:eastAsia="Aptos" w:hAnsi="Aptos" w:cs="Aptos"/>
        </w:rPr>
        <w:t xml:space="preserve">Conform to size </w:t>
      </w:r>
      <w:r w:rsidR="001E7791" w:rsidRPr="00591A24">
        <w:rPr>
          <w:rFonts w:ascii="Aptos" w:eastAsia="Aptos" w:hAnsi="Aptos" w:cs="Aptos"/>
        </w:rPr>
        <w:t>specifications.</w:t>
      </w:r>
    </w:p>
    <w:p w14:paraId="1A075BDC" w14:textId="3F92336A" w:rsidR="001E7791" w:rsidRDefault="00277FA6" w:rsidP="00591A24">
      <w:pPr>
        <w:pStyle w:val="ListParagraph"/>
        <w:numPr>
          <w:ilvl w:val="0"/>
          <w:numId w:val="46"/>
        </w:numPr>
        <w:rPr>
          <w:rFonts w:ascii="Aptos" w:eastAsia="Aptos" w:hAnsi="Aptos" w:cs="Aptos"/>
        </w:rPr>
      </w:pPr>
      <w:r w:rsidRPr="00591A24">
        <w:rPr>
          <w:rFonts w:ascii="Aptos" w:eastAsia="Aptos" w:hAnsi="Aptos" w:cs="Aptos"/>
        </w:rPr>
        <w:t xml:space="preserve">Prototype should be ready by academic week </w:t>
      </w:r>
      <w:r w:rsidR="001E7791" w:rsidRPr="00591A24">
        <w:rPr>
          <w:rFonts w:ascii="Aptos" w:eastAsia="Aptos" w:hAnsi="Aptos" w:cs="Aptos"/>
        </w:rPr>
        <w:t>4,3.</w:t>
      </w:r>
    </w:p>
    <w:p w14:paraId="29A58629" w14:textId="674C45A8" w:rsidR="00277FA6" w:rsidRPr="00591A24" w:rsidRDefault="00277FA6" w:rsidP="00591A24">
      <w:pPr>
        <w:pStyle w:val="ListParagraph"/>
        <w:numPr>
          <w:ilvl w:val="0"/>
          <w:numId w:val="46"/>
        </w:numPr>
        <w:rPr>
          <w:rFonts w:ascii="Aptos" w:eastAsia="Aptos" w:hAnsi="Aptos" w:cs="Aptos"/>
        </w:rPr>
      </w:pPr>
      <w:r w:rsidRPr="00591A24">
        <w:rPr>
          <w:rFonts w:ascii="Aptos" w:eastAsia="Aptos" w:hAnsi="Aptos" w:cs="Aptos"/>
        </w:rPr>
        <w:t xml:space="preserve">Car should be ready to race by week </w:t>
      </w:r>
      <w:r w:rsidR="001E7791" w:rsidRPr="00591A24">
        <w:rPr>
          <w:rFonts w:ascii="Aptos" w:eastAsia="Aptos" w:hAnsi="Aptos" w:cs="Aptos"/>
        </w:rPr>
        <w:t>4,6.</w:t>
      </w:r>
    </w:p>
    <w:p w14:paraId="4E189DBF" w14:textId="77777777" w:rsidR="00277FA6" w:rsidRPr="00D542C0" w:rsidRDefault="00277FA6" w:rsidP="00277FA6">
      <w:pPr>
        <w:rPr>
          <w:rFonts w:ascii="Aptos" w:eastAsia="Aptos" w:hAnsi="Aptos" w:cs="Aptos"/>
        </w:rPr>
      </w:pPr>
    </w:p>
    <w:p w14:paraId="216893D6" w14:textId="77777777" w:rsidR="00277FA6" w:rsidRPr="00D542C0" w:rsidRDefault="00277FA6" w:rsidP="00277FA6">
      <w:pPr>
        <w:rPr>
          <w:rFonts w:ascii="Aptos" w:eastAsia="Aptos" w:hAnsi="Aptos" w:cs="Aptos"/>
        </w:rPr>
      </w:pPr>
      <w:r w:rsidRPr="00D542C0">
        <w:rPr>
          <w:rFonts w:ascii="Aptos" w:eastAsia="Aptos" w:hAnsi="Aptos" w:cs="Aptos"/>
        </w:rPr>
        <w:t>The Car SHOULD:</w:t>
      </w:r>
    </w:p>
    <w:p w14:paraId="072E3D7F" w14:textId="77777777" w:rsidR="00663385" w:rsidRPr="00663385" w:rsidRDefault="00277FA6" w:rsidP="00663385">
      <w:pPr>
        <w:pStyle w:val="ListParagraph"/>
        <w:numPr>
          <w:ilvl w:val="0"/>
          <w:numId w:val="47"/>
        </w:numPr>
        <w:rPr>
          <w:rFonts w:ascii="Aptos" w:eastAsia="Aptos" w:hAnsi="Aptos" w:cs="Aptos"/>
        </w:rPr>
      </w:pPr>
      <w:r w:rsidRPr="00663385">
        <w:rPr>
          <w:rFonts w:ascii="Aptos" w:eastAsia="Aptos" w:hAnsi="Aptos" w:cs="Aptos"/>
        </w:rPr>
        <w:lastRenderedPageBreak/>
        <w:t>Have a ground clearance to allow it to climb an incline.</w:t>
      </w:r>
    </w:p>
    <w:p w14:paraId="423600BE" w14:textId="77777777" w:rsidR="00663385" w:rsidRDefault="00277FA6" w:rsidP="00663385">
      <w:pPr>
        <w:pStyle w:val="ListParagraph"/>
        <w:numPr>
          <w:ilvl w:val="0"/>
          <w:numId w:val="47"/>
        </w:numPr>
        <w:rPr>
          <w:rFonts w:ascii="Aptos" w:eastAsia="Aptos" w:hAnsi="Aptos" w:cs="Aptos"/>
        </w:rPr>
      </w:pPr>
      <w:r w:rsidRPr="00663385">
        <w:rPr>
          <w:rFonts w:ascii="Aptos" w:eastAsia="Aptos" w:hAnsi="Aptos" w:cs="Aptos"/>
        </w:rPr>
        <w:t>Optimise its electrical usage for longer life.</w:t>
      </w:r>
    </w:p>
    <w:p w14:paraId="43FC3E5A" w14:textId="7673594E" w:rsidR="00277FA6" w:rsidRPr="00663385" w:rsidRDefault="00277FA6" w:rsidP="00663385">
      <w:pPr>
        <w:pStyle w:val="ListParagraph"/>
        <w:numPr>
          <w:ilvl w:val="0"/>
          <w:numId w:val="47"/>
        </w:numPr>
        <w:rPr>
          <w:rFonts w:ascii="Aptos" w:eastAsia="Aptos" w:hAnsi="Aptos" w:cs="Aptos"/>
        </w:rPr>
      </w:pPr>
      <w:r w:rsidRPr="00663385">
        <w:rPr>
          <w:rFonts w:ascii="Aptos" w:eastAsia="Aptos" w:hAnsi="Aptos" w:cs="Aptos"/>
        </w:rPr>
        <w:t xml:space="preserve">Utilise a variety of sensors to detect its location and allow it to adapt to a situation. </w:t>
      </w:r>
    </w:p>
    <w:p w14:paraId="3EF0D2B8" w14:textId="77777777" w:rsidR="00277FA6" w:rsidRPr="00D542C0" w:rsidRDefault="00277FA6" w:rsidP="00277FA6">
      <w:pPr>
        <w:rPr>
          <w:rFonts w:ascii="Aptos" w:eastAsia="Aptos" w:hAnsi="Aptos" w:cs="Aptos"/>
        </w:rPr>
      </w:pPr>
    </w:p>
    <w:p w14:paraId="37D0B662" w14:textId="77777777" w:rsidR="00277FA6" w:rsidRPr="00D542C0" w:rsidRDefault="00277FA6" w:rsidP="00277FA6">
      <w:pPr>
        <w:rPr>
          <w:rFonts w:ascii="Aptos" w:eastAsia="Aptos" w:hAnsi="Aptos" w:cs="Aptos"/>
        </w:rPr>
      </w:pPr>
      <w:r w:rsidRPr="00D542C0">
        <w:rPr>
          <w:rFonts w:ascii="Aptos" w:eastAsia="Aptos" w:hAnsi="Aptos" w:cs="Aptos"/>
        </w:rPr>
        <w:t>The Car COULD:</w:t>
      </w:r>
    </w:p>
    <w:p w14:paraId="2AB2B765" w14:textId="5129C82A" w:rsidR="00663385" w:rsidRPr="00663385" w:rsidRDefault="00277FA6" w:rsidP="00663385">
      <w:pPr>
        <w:pStyle w:val="ListParagraph"/>
        <w:numPr>
          <w:ilvl w:val="0"/>
          <w:numId w:val="48"/>
        </w:numPr>
        <w:rPr>
          <w:rFonts w:ascii="Aptos" w:eastAsia="Aptos" w:hAnsi="Aptos" w:cs="Aptos"/>
        </w:rPr>
      </w:pPr>
      <w:r w:rsidRPr="00663385">
        <w:rPr>
          <w:rFonts w:ascii="Aptos" w:eastAsia="Aptos" w:hAnsi="Aptos" w:cs="Aptos"/>
        </w:rPr>
        <w:t xml:space="preserve">Incorporate a KERS system to recycle </w:t>
      </w:r>
      <w:r w:rsidR="00663385" w:rsidRPr="00663385">
        <w:rPr>
          <w:rFonts w:ascii="Aptos" w:eastAsia="Aptos" w:hAnsi="Aptos" w:cs="Aptos"/>
        </w:rPr>
        <w:t>energy.</w:t>
      </w:r>
    </w:p>
    <w:p w14:paraId="0C591DE4" w14:textId="14785052" w:rsidR="00663385" w:rsidRPr="00663385" w:rsidRDefault="00277FA6" w:rsidP="00663385">
      <w:pPr>
        <w:pStyle w:val="ListParagraph"/>
        <w:numPr>
          <w:ilvl w:val="0"/>
          <w:numId w:val="48"/>
        </w:numPr>
        <w:rPr>
          <w:rFonts w:ascii="Aptos" w:eastAsia="Aptos" w:hAnsi="Aptos" w:cs="Aptos"/>
        </w:rPr>
      </w:pPr>
      <w:r w:rsidRPr="00663385">
        <w:rPr>
          <w:rFonts w:ascii="Aptos" w:eastAsia="Aptos" w:hAnsi="Aptos" w:cs="Aptos"/>
        </w:rPr>
        <w:t xml:space="preserve">Charge using renewable </w:t>
      </w:r>
      <w:r w:rsidR="00663385" w:rsidRPr="00663385">
        <w:rPr>
          <w:rFonts w:ascii="Aptos" w:eastAsia="Aptos" w:hAnsi="Aptos" w:cs="Aptos"/>
        </w:rPr>
        <w:t>sources.</w:t>
      </w:r>
    </w:p>
    <w:p w14:paraId="76BB9653" w14:textId="77777777" w:rsidR="00663385" w:rsidRDefault="00277FA6" w:rsidP="00663385">
      <w:pPr>
        <w:pStyle w:val="ListParagraph"/>
        <w:numPr>
          <w:ilvl w:val="0"/>
          <w:numId w:val="48"/>
        </w:numPr>
        <w:rPr>
          <w:rFonts w:ascii="Aptos" w:eastAsia="Aptos" w:hAnsi="Aptos" w:cs="Aptos"/>
        </w:rPr>
      </w:pPr>
      <w:r w:rsidRPr="00663385">
        <w:rPr>
          <w:rFonts w:ascii="Aptos" w:eastAsia="Aptos" w:hAnsi="Aptos" w:cs="Aptos"/>
        </w:rPr>
        <w:t>Sound and light effects</w:t>
      </w:r>
    </w:p>
    <w:p w14:paraId="5CF1A9C3" w14:textId="12342D53" w:rsidR="00277FA6" w:rsidRPr="00663385" w:rsidRDefault="00277FA6" w:rsidP="00663385">
      <w:pPr>
        <w:pStyle w:val="ListParagraph"/>
        <w:numPr>
          <w:ilvl w:val="0"/>
          <w:numId w:val="48"/>
        </w:numPr>
        <w:rPr>
          <w:rFonts w:ascii="Aptos" w:eastAsia="Aptos" w:hAnsi="Aptos" w:cs="Aptos"/>
        </w:rPr>
      </w:pPr>
      <w:r w:rsidRPr="00663385">
        <w:rPr>
          <w:rFonts w:ascii="Aptos" w:eastAsia="Aptos" w:hAnsi="Aptos" w:cs="Aptos"/>
        </w:rPr>
        <w:t>Change size or shape from RC/4 wheels downwards.</w:t>
      </w:r>
      <w:r w:rsidRPr="00D542C0">
        <w:br/>
      </w:r>
    </w:p>
    <w:p w14:paraId="3E0A87B7" w14:textId="77777777" w:rsidR="00277FA6" w:rsidRPr="00D542C0" w:rsidRDefault="00277FA6" w:rsidP="00277FA6">
      <w:pPr>
        <w:rPr>
          <w:rFonts w:ascii="Aptos" w:eastAsia="Aptos" w:hAnsi="Aptos" w:cs="Aptos"/>
        </w:rPr>
      </w:pPr>
      <w:r w:rsidRPr="00D542C0">
        <w:rPr>
          <w:rFonts w:ascii="Aptos" w:eastAsia="Aptos" w:hAnsi="Aptos" w:cs="Aptos"/>
        </w:rPr>
        <w:t>The Car WILL NOT:</w:t>
      </w:r>
    </w:p>
    <w:p w14:paraId="19BE5041" w14:textId="77777777" w:rsidR="00663385" w:rsidRPr="00663385" w:rsidRDefault="00277FA6" w:rsidP="00663385">
      <w:pPr>
        <w:pStyle w:val="ListParagraph"/>
        <w:numPr>
          <w:ilvl w:val="0"/>
          <w:numId w:val="49"/>
        </w:numPr>
      </w:pPr>
      <w:r w:rsidRPr="00663385">
        <w:rPr>
          <w:rFonts w:ascii="Aptos" w:eastAsia="Aptos" w:hAnsi="Aptos" w:cs="Aptos"/>
        </w:rPr>
        <w:t>Not Remote Controllable</w:t>
      </w:r>
    </w:p>
    <w:p w14:paraId="2A74C52D" w14:textId="1DE5F395" w:rsidR="000342DC" w:rsidRPr="00F83FD0" w:rsidRDefault="00277FA6" w:rsidP="00663385">
      <w:pPr>
        <w:pStyle w:val="ListParagraph"/>
        <w:numPr>
          <w:ilvl w:val="0"/>
          <w:numId w:val="49"/>
        </w:numPr>
      </w:pPr>
      <w:r w:rsidRPr="00663385">
        <w:rPr>
          <w:rFonts w:ascii="Aptos" w:eastAsia="Aptos" w:hAnsi="Aptos" w:cs="Aptos"/>
        </w:rPr>
        <w:t>Go Overbudget (E50)</w:t>
      </w:r>
    </w:p>
    <w:p w14:paraId="0C694D15" w14:textId="77777777" w:rsidR="00F83FD0" w:rsidRDefault="00F83FD0" w:rsidP="00F83FD0">
      <w:pPr>
        <w:pStyle w:val="ListParagraph"/>
      </w:pPr>
    </w:p>
    <w:p w14:paraId="41B13AF0" w14:textId="33AD6EE9" w:rsidR="00F810AE" w:rsidRDefault="00F810AE" w:rsidP="00F83FD0">
      <w:pPr>
        <w:pStyle w:val="Heading3"/>
      </w:pPr>
      <w:r>
        <w:t xml:space="preserve">V- Model </w:t>
      </w:r>
    </w:p>
    <w:p w14:paraId="35848D74" w14:textId="77777777" w:rsidR="00F83FD0" w:rsidRPr="00F83FD0" w:rsidRDefault="00F83FD0" w:rsidP="00F83FD0"/>
    <w:p w14:paraId="21F1C054" w14:textId="77777777" w:rsidR="00F83FD0" w:rsidRDefault="00F810AE" w:rsidP="00F83FD0">
      <w:pPr>
        <w:keepNext/>
      </w:pPr>
      <w:r>
        <w:tab/>
      </w:r>
      <w:r w:rsidRPr="0069163B">
        <w:rPr>
          <w:noProof/>
        </w:rPr>
        <w:drawing>
          <wp:inline distT="0" distB="0" distL="0" distR="0" wp14:anchorId="2C1A2867" wp14:editId="70DDA17D">
            <wp:extent cx="3933825" cy="2230428"/>
            <wp:effectExtent l="0" t="0" r="0" b="0"/>
            <wp:docPr id="1198013423" name="Picture 1"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3423" name="Picture 1" descr="A diagram of a process&#10;&#10;Description automatically generated with medium confidence"/>
                    <pic:cNvPicPr/>
                  </pic:nvPicPr>
                  <pic:blipFill>
                    <a:blip r:embed="rId14"/>
                    <a:stretch>
                      <a:fillRect/>
                    </a:stretch>
                  </pic:blipFill>
                  <pic:spPr>
                    <a:xfrm>
                      <a:off x="0" y="0"/>
                      <a:ext cx="3944754" cy="2236625"/>
                    </a:xfrm>
                    <a:prstGeom prst="rect">
                      <a:avLst/>
                    </a:prstGeom>
                  </pic:spPr>
                </pic:pic>
              </a:graphicData>
            </a:graphic>
          </wp:inline>
        </w:drawing>
      </w:r>
    </w:p>
    <w:p w14:paraId="6DCCA551" w14:textId="2654A263" w:rsidR="00F810AE" w:rsidRPr="00F810AE" w:rsidRDefault="00F83FD0" w:rsidP="00F83FD0">
      <w:pPr>
        <w:pStyle w:val="Caption"/>
      </w:pPr>
      <w:r>
        <w:t xml:space="preserve">Figure </w:t>
      </w:r>
      <w:r w:rsidR="008938A4">
        <w:fldChar w:fldCharType="begin"/>
      </w:r>
      <w:r w:rsidR="008938A4">
        <w:instrText xml:space="preserve"> STYLEREF 1 \s </w:instrText>
      </w:r>
      <w:r w:rsidR="008938A4">
        <w:fldChar w:fldCharType="separate"/>
      </w:r>
      <w:r w:rsidR="008938A4">
        <w:rPr>
          <w:noProof/>
        </w:rPr>
        <w:t>1</w:t>
      </w:r>
      <w:r w:rsidR="008938A4">
        <w:fldChar w:fldCharType="end"/>
      </w:r>
      <w:r w:rsidR="008938A4">
        <w:noBreakHyphen/>
      </w:r>
      <w:r w:rsidR="008938A4">
        <w:fldChar w:fldCharType="begin"/>
      </w:r>
      <w:r w:rsidR="008938A4">
        <w:instrText xml:space="preserve"> SEQ Figure \* ARABIC \s 1 </w:instrText>
      </w:r>
      <w:r w:rsidR="008938A4">
        <w:fldChar w:fldCharType="separate"/>
      </w:r>
      <w:r w:rsidR="008938A4">
        <w:rPr>
          <w:noProof/>
        </w:rPr>
        <w:t>1</w:t>
      </w:r>
      <w:r w:rsidR="008938A4">
        <w:fldChar w:fldCharType="end"/>
      </w:r>
    </w:p>
    <w:p w14:paraId="29776CE5" w14:textId="5592738E" w:rsidR="004357A4" w:rsidRDefault="00F2554E" w:rsidP="004357A4">
      <w:pPr>
        <w:pStyle w:val="Heading2"/>
        <w:rPr>
          <w:lang w:val="en-US"/>
        </w:rPr>
      </w:pPr>
      <w:bookmarkStart w:id="9" w:name="_Toc167289936"/>
      <w:r>
        <w:rPr>
          <w:lang w:val="en-US"/>
        </w:rPr>
        <w:t xml:space="preserve">Report </w:t>
      </w:r>
      <w:bookmarkEnd w:id="9"/>
      <w:r w:rsidR="000249E1">
        <w:rPr>
          <w:lang w:val="en-US"/>
        </w:rPr>
        <w:t>outline.</w:t>
      </w:r>
    </w:p>
    <w:p w14:paraId="0824679C" w14:textId="6EE2EE3E" w:rsidR="00411FFA" w:rsidRDefault="00411FFA" w:rsidP="00411FFA">
      <w:pPr>
        <w:rPr>
          <w:lang w:val="en-US"/>
        </w:rPr>
      </w:pPr>
    </w:p>
    <w:p w14:paraId="355C03EA" w14:textId="79BA777F" w:rsidR="00EF1EBC" w:rsidRDefault="00311953" w:rsidP="00EF1EBC">
      <w:pPr>
        <w:rPr>
          <w:lang w:val="en-US"/>
        </w:rPr>
      </w:pPr>
      <w:r>
        <w:rPr>
          <w:lang w:val="en-US"/>
        </w:rPr>
        <w:t>The foll</w:t>
      </w:r>
      <w:r w:rsidR="00A50782">
        <w:rPr>
          <w:lang w:val="en-US"/>
        </w:rPr>
        <w:t xml:space="preserve">owing pages will </w:t>
      </w:r>
      <w:r w:rsidR="00164D01">
        <w:rPr>
          <w:lang w:val="en-US"/>
        </w:rPr>
        <w:t xml:space="preserve">contain </w:t>
      </w:r>
      <w:r w:rsidR="00A66F93">
        <w:rPr>
          <w:lang w:val="en-US"/>
        </w:rPr>
        <w:t xml:space="preserve">a description of the team, </w:t>
      </w:r>
      <w:r w:rsidR="007D34B6">
        <w:rPr>
          <w:lang w:val="en-US"/>
        </w:rPr>
        <w:t xml:space="preserve">the </w:t>
      </w:r>
      <w:r w:rsidR="00482844">
        <w:rPr>
          <w:lang w:val="en-US"/>
        </w:rPr>
        <w:t>specialties</w:t>
      </w:r>
      <w:r w:rsidR="007D34B6">
        <w:rPr>
          <w:lang w:val="en-US"/>
        </w:rPr>
        <w:t xml:space="preserve"> of the members and the roles assigned to each person with regards to the project plan. The objectives for the project will be laid out</w:t>
      </w:r>
      <w:r w:rsidR="00034FA8">
        <w:rPr>
          <w:lang w:val="en-US"/>
        </w:rPr>
        <w:t>,</w:t>
      </w:r>
      <w:r w:rsidR="007D34B6">
        <w:rPr>
          <w:lang w:val="en-US"/>
        </w:rPr>
        <w:t xml:space="preserve"> </w:t>
      </w:r>
      <w:r w:rsidR="00034FA8">
        <w:rPr>
          <w:lang w:val="en-US"/>
        </w:rPr>
        <w:t>along with some relevant</w:t>
      </w:r>
      <w:r w:rsidR="007D34B6">
        <w:rPr>
          <w:lang w:val="en-US"/>
        </w:rPr>
        <w:t xml:space="preserve"> sub objectives</w:t>
      </w:r>
      <w:r w:rsidR="00034FA8">
        <w:rPr>
          <w:lang w:val="en-US"/>
        </w:rPr>
        <w:t xml:space="preserve">, and the responsibility of the results </w:t>
      </w:r>
      <w:r w:rsidR="008F4D0B">
        <w:rPr>
          <w:lang w:val="en-US"/>
        </w:rPr>
        <w:t xml:space="preserve">expected will be outlined. From that point the </w:t>
      </w:r>
      <w:r w:rsidR="00B469C3">
        <w:rPr>
          <w:lang w:val="en-US"/>
        </w:rPr>
        <w:t>plan will be outlined, including the phases of the research and development</w:t>
      </w:r>
      <w:r w:rsidR="00D43AD0">
        <w:rPr>
          <w:lang w:val="en-US"/>
        </w:rPr>
        <w:t xml:space="preserve"> and its boundaries, </w:t>
      </w:r>
      <w:r w:rsidR="000B7027">
        <w:rPr>
          <w:lang w:val="en-US"/>
        </w:rPr>
        <w:t xml:space="preserve">and a description of the product that will be returned at the end of the project, in both software and hardware form. From that point on the report will </w:t>
      </w:r>
      <w:r w:rsidR="009A0D80">
        <w:rPr>
          <w:lang w:val="en-US"/>
        </w:rPr>
        <w:t xml:space="preserve">focus in on the administrative elements </w:t>
      </w:r>
      <w:r w:rsidR="009A0D80">
        <w:rPr>
          <w:lang w:val="en-US"/>
        </w:rPr>
        <w:lastRenderedPageBreak/>
        <w:t xml:space="preserve">of the project, </w:t>
      </w:r>
      <w:r w:rsidR="00C910F7">
        <w:rPr>
          <w:lang w:val="en-US"/>
        </w:rPr>
        <w:t xml:space="preserve">with specific chapters </w:t>
      </w:r>
      <w:r w:rsidR="00CE3E03">
        <w:rPr>
          <w:lang w:val="en-US"/>
        </w:rPr>
        <w:t>for the quality assurance,</w:t>
      </w:r>
      <w:r w:rsidR="00C910F7">
        <w:rPr>
          <w:lang w:val="en-US"/>
        </w:rPr>
        <w:t xml:space="preserve"> </w:t>
      </w:r>
      <w:proofErr w:type="gramStart"/>
      <w:r w:rsidR="00C910F7">
        <w:rPr>
          <w:lang w:val="en-US"/>
        </w:rPr>
        <w:t>organizations</w:t>
      </w:r>
      <w:proofErr w:type="gramEnd"/>
      <w:r w:rsidR="00C910F7">
        <w:rPr>
          <w:lang w:val="en-US"/>
        </w:rPr>
        <w:t xml:space="preserve"> planning </w:t>
      </w:r>
      <w:r w:rsidR="00CE3E03">
        <w:rPr>
          <w:lang w:val="en-US"/>
        </w:rPr>
        <w:t xml:space="preserve">and </w:t>
      </w:r>
      <w:proofErr w:type="gramStart"/>
      <w:r w:rsidR="00CE3E03">
        <w:rPr>
          <w:lang w:val="en-US"/>
        </w:rPr>
        <w:t xml:space="preserve">the </w:t>
      </w:r>
      <w:r w:rsidR="00C910F7">
        <w:rPr>
          <w:lang w:val="en-US"/>
        </w:rPr>
        <w:t>risk</w:t>
      </w:r>
      <w:proofErr w:type="gramEnd"/>
      <w:r w:rsidR="00C910F7">
        <w:rPr>
          <w:lang w:val="en-US"/>
        </w:rPr>
        <w:t xml:space="preserve"> analysis</w:t>
      </w:r>
      <w:r w:rsidR="00CE3E03">
        <w:rPr>
          <w:lang w:val="en-US"/>
        </w:rPr>
        <w:t>. At the back of the report a bibliography and the appendix can be found.</w:t>
      </w:r>
    </w:p>
    <w:p w14:paraId="3CF894BC" w14:textId="77777777" w:rsidR="00260342" w:rsidRDefault="00260342" w:rsidP="00EF1EBC">
      <w:pPr>
        <w:rPr>
          <w:lang w:val="en-US"/>
        </w:rPr>
      </w:pPr>
    </w:p>
    <w:p w14:paraId="60789BE9" w14:textId="77777777" w:rsidR="00260342" w:rsidRDefault="00260342" w:rsidP="00EF1EBC">
      <w:pPr>
        <w:rPr>
          <w:lang w:val="en-US"/>
        </w:rPr>
      </w:pPr>
    </w:p>
    <w:p w14:paraId="6D658021" w14:textId="77777777" w:rsidR="00260342" w:rsidRDefault="00260342" w:rsidP="00EF1EBC">
      <w:pPr>
        <w:rPr>
          <w:lang w:val="en-US"/>
        </w:rPr>
      </w:pPr>
    </w:p>
    <w:p w14:paraId="24487613" w14:textId="77777777" w:rsidR="00260342" w:rsidRDefault="00260342" w:rsidP="00EF1EBC">
      <w:pPr>
        <w:rPr>
          <w:lang w:val="en-US"/>
        </w:rPr>
      </w:pPr>
    </w:p>
    <w:p w14:paraId="7A94D5E4" w14:textId="77777777" w:rsidR="00260342" w:rsidRDefault="00260342" w:rsidP="00EF1EBC">
      <w:pPr>
        <w:rPr>
          <w:lang w:val="en-US"/>
        </w:rPr>
      </w:pPr>
    </w:p>
    <w:p w14:paraId="34707336" w14:textId="77777777" w:rsidR="00260342" w:rsidRDefault="00260342" w:rsidP="00EF1EBC">
      <w:pPr>
        <w:rPr>
          <w:lang w:val="en-US"/>
        </w:rPr>
      </w:pPr>
    </w:p>
    <w:p w14:paraId="2BB9BF66" w14:textId="77777777" w:rsidR="00260342" w:rsidRDefault="00260342" w:rsidP="00EF1EBC">
      <w:pPr>
        <w:rPr>
          <w:lang w:val="en-US"/>
        </w:rPr>
      </w:pPr>
    </w:p>
    <w:p w14:paraId="0C6CC4A9" w14:textId="77777777" w:rsidR="00260342" w:rsidRPr="00222A06" w:rsidRDefault="00260342" w:rsidP="00EF1EBC">
      <w:pPr>
        <w:rPr>
          <w:rFonts w:asciiTheme="majorHAnsi" w:eastAsiaTheme="majorEastAsia" w:hAnsiTheme="majorHAnsi" w:cstheme="majorBidi"/>
          <w:color w:val="2E74B5" w:themeColor="accent1" w:themeShade="BF"/>
          <w:sz w:val="32"/>
          <w:szCs w:val="32"/>
          <w:lang w:val="en-US"/>
        </w:rPr>
      </w:pPr>
    </w:p>
    <w:p w14:paraId="260EE9CC" w14:textId="51D5D05F" w:rsidR="006C18DF" w:rsidRDefault="00EF1EBC" w:rsidP="00171037">
      <w:pPr>
        <w:pStyle w:val="Heading1"/>
      </w:pPr>
      <w:bookmarkStart w:id="10" w:name="_Toc508967063"/>
      <w:bookmarkStart w:id="11" w:name="_Toc167289937"/>
      <w:r w:rsidRPr="00171037">
        <w:t>Project</w:t>
      </w:r>
      <w:r>
        <w:t xml:space="preserve"> </w:t>
      </w:r>
      <w:bookmarkEnd w:id="10"/>
      <w:r w:rsidR="00DA49D7">
        <w:t>Objectives</w:t>
      </w:r>
      <w:bookmarkEnd w:id="11"/>
    </w:p>
    <w:p w14:paraId="5D2F0C6C" w14:textId="59B3F118" w:rsidR="00944441" w:rsidRPr="00BE6AFD" w:rsidRDefault="00E21765" w:rsidP="00FB325B">
      <w:pPr>
        <w:ind w:left="432"/>
        <w:rPr>
          <w:rFonts w:cstheme="minorHAnsi"/>
        </w:rPr>
      </w:pPr>
      <w:r w:rsidRPr="00BE6AFD">
        <w:rPr>
          <w:rFonts w:cstheme="minorHAnsi"/>
        </w:rPr>
        <w:t>The objective of the Thunderbolt ART is to build an autonomous car</w:t>
      </w:r>
      <w:r w:rsidR="00944441" w:rsidRPr="00BE6AFD">
        <w:rPr>
          <w:rFonts w:cstheme="minorHAnsi"/>
        </w:rPr>
        <w:t xml:space="preserve"> t</w:t>
      </w:r>
      <w:r w:rsidR="002A1A96" w:rsidRPr="00BE6AFD">
        <w:rPr>
          <w:rFonts w:cstheme="minorHAnsi"/>
        </w:rPr>
        <w:t xml:space="preserve">hat can </w:t>
      </w:r>
      <w:r w:rsidR="00234679" w:rsidRPr="00BE6AFD">
        <w:rPr>
          <w:rFonts w:cstheme="minorHAnsi"/>
        </w:rPr>
        <w:t xml:space="preserve">follow the guidelines. </w:t>
      </w:r>
      <w:r w:rsidR="00A61C52" w:rsidRPr="00BE6AFD">
        <w:rPr>
          <w:rFonts w:cstheme="minorHAnsi"/>
        </w:rPr>
        <w:t>It needs to follow the white line, avoid</w:t>
      </w:r>
      <w:r w:rsidR="00CE3E03">
        <w:rPr>
          <w:rFonts w:cstheme="minorHAnsi"/>
        </w:rPr>
        <w:t xml:space="preserve"> an</w:t>
      </w:r>
      <w:r w:rsidR="00A61C52" w:rsidRPr="00BE6AFD">
        <w:rPr>
          <w:rFonts w:cstheme="minorHAnsi"/>
        </w:rPr>
        <w:t xml:space="preserve"> object, climb a hill, </w:t>
      </w:r>
      <w:r w:rsidR="00507CCA" w:rsidRPr="00BE6AFD">
        <w:rPr>
          <w:rFonts w:cstheme="minorHAnsi"/>
        </w:rPr>
        <w:t xml:space="preserve">stop </w:t>
      </w:r>
      <w:r w:rsidR="00CE3E03">
        <w:rPr>
          <w:rFonts w:cstheme="minorHAnsi"/>
        </w:rPr>
        <w:t>at</w:t>
      </w:r>
      <w:r w:rsidR="00507CCA" w:rsidRPr="00BE6AFD">
        <w:rPr>
          <w:rFonts w:cstheme="minorHAnsi"/>
        </w:rPr>
        <w:t xml:space="preserve"> the end of the track</w:t>
      </w:r>
      <w:r w:rsidR="00996717" w:rsidRPr="00BE6AFD">
        <w:rPr>
          <w:rFonts w:cstheme="minorHAnsi"/>
        </w:rPr>
        <w:t xml:space="preserve">, and its battery needs to </w:t>
      </w:r>
      <w:r w:rsidR="00F20525" w:rsidRPr="00BE6AFD">
        <w:rPr>
          <w:rFonts w:cstheme="minorHAnsi"/>
        </w:rPr>
        <w:t>last 30 minutes with the car functioning.</w:t>
      </w:r>
      <w:r w:rsidR="00032236">
        <w:rPr>
          <w:rFonts w:cstheme="minorHAnsi"/>
        </w:rPr>
        <w:t xml:space="preserve"> The </w:t>
      </w:r>
      <w:r w:rsidR="00337BFA">
        <w:rPr>
          <w:rFonts w:cstheme="minorHAnsi"/>
        </w:rPr>
        <w:t xml:space="preserve">objectives for the project were </w:t>
      </w:r>
      <w:r w:rsidR="00CB2EA1">
        <w:rPr>
          <w:rFonts w:cstheme="minorHAnsi"/>
        </w:rPr>
        <w:t xml:space="preserve">provided by the client, </w:t>
      </w:r>
      <w:r w:rsidR="003F7DDF">
        <w:rPr>
          <w:rFonts w:cstheme="minorHAnsi"/>
        </w:rPr>
        <w:t xml:space="preserve">the </w:t>
      </w:r>
      <w:r w:rsidR="00B40208">
        <w:rPr>
          <w:rFonts w:cstheme="minorHAnsi"/>
        </w:rPr>
        <w:t>Saxion LED p</w:t>
      </w:r>
      <w:r w:rsidR="00D37F05">
        <w:rPr>
          <w:rFonts w:cstheme="minorHAnsi"/>
        </w:rPr>
        <w:t xml:space="preserve">roject </w:t>
      </w:r>
      <w:r w:rsidR="00501E1F">
        <w:rPr>
          <w:rFonts w:cstheme="minorHAnsi"/>
        </w:rPr>
        <w:t>c</w:t>
      </w:r>
      <w:r w:rsidR="00D37F05">
        <w:rPr>
          <w:rFonts w:cstheme="minorHAnsi"/>
        </w:rPr>
        <w:t>o</w:t>
      </w:r>
      <w:r w:rsidR="00020012">
        <w:rPr>
          <w:rFonts w:cstheme="minorHAnsi"/>
        </w:rPr>
        <w:t>-o</w:t>
      </w:r>
      <w:r w:rsidR="00D37F05">
        <w:rPr>
          <w:rFonts w:cstheme="minorHAnsi"/>
        </w:rPr>
        <w:t>rd</w:t>
      </w:r>
      <w:r w:rsidR="00E86221">
        <w:rPr>
          <w:rFonts w:cstheme="minorHAnsi"/>
        </w:rPr>
        <w:t>inators</w:t>
      </w:r>
      <w:r w:rsidR="008C1041">
        <w:rPr>
          <w:rFonts w:cstheme="minorHAnsi"/>
        </w:rPr>
        <w:t>.</w:t>
      </w:r>
    </w:p>
    <w:p w14:paraId="1777FF36" w14:textId="00396BBD" w:rsidR="005164C8" w:rsidRPr="00BE6AFD" w:rsidRDefault="00E82512" w:rsidP="00FB325B">
      <w:pPr>
        <w:ind w:left="432"/>
        <w:rPr>
          <w:rFonts w:cstheme="minorHAnsi"/>
        </w:rPr>
      </w:pPr>
      <w:r w:rsidRPr="00BE6AFD">
        <w:rPr>
          <w:rFonts w:cstheme="minorHAnsi"/>
        </w:rPr>
        <w:t xml:space="preserve">The company will </w:t>
      </w:r>
      <w:r w:rsidR="00BB2406" w:rsidRPr="00BE6AFD">
        <w:rPr>
          <w:rFonts w:cstheme="minorHAnsi"/>
        </w:rPr>
        <w:t xml:space="preserve">need to research </w:t>
      </w:r>
      <w:r w:rsidR="00660F81" w:rsidRPr="00BE6AFD">
        <w:rPr>
          <w:rFonts w:cstheme="minorHAnsi"/>
        </w:rPr>
        <w:t xml:space="preserve">and </w:t>
      </w:r>
      <w:r w:rsidR="009243D1">
        <w:rPr>
          <w:rFonts w:cstheme="minorHAnsi"/>
        </w:rPr>
        <w:t>develop</w:t>
      </w:r>
      <w:r w:rsidR="00660F81" w:rsidRPr="00BE6AFD">
        <w:rPr>
          <w:rFonts w:cstheme="minorHAnsi"/>
        </w:rPr>
        <w:t xml:space="preserve"> way</w:t>
      </w:r>
      <w:r w:rsidR="00C923BA" w:rsidRPr="00BE6AFD">
        <w:rPr>
          <w:rFonts w:cstheme="minorHAnsi"/>
        </w:rPr>
        <w:t xml:space="preserve">s to solve </w:t>
      </w:r>
      <w:r w:rsidR="005C7198" w:rsidRPr="00BE6AFD">
        <w:rPr>
          <w:rFonts w:cstheme="minorHAnsi"/>
        </w:rPr>
        <w:t xml:space="preserve">problems regarding the </w:t>
      </w:r>
      <w:r w:rsidR="00482844">
        <w:rPr>
          <w:rFonts w:cstheme="minorHAnsi"/>
        </w:rPr>
        <w:t xml:space="preserve">requirements </w:t>
      </w:r>
      <w:r w:rsidR="005C7198" w:rsidRPr="00BE6AFD">
        <w:rPr>
          <w:rFonts w:cstheme="minorHAnsi"/>
        </w:rPr>
        <w:t>of the client</w:t>
      </w:r>
      <w:r w:rsidR="009243D1">
        <w:rPr>
          <w:rFonts w:cstheme="minorHAnsi"/>
        </w:rPr>
        <w:t xml:space="preserve"> w</w:t>
      </w:r>
      <w:r w:rsidR="00D814C1" w:rsidRPr="00BE6AFD">
        <w:rPr>
          <w:rFonts w:cstheme="minorHAnsi"/>
        </w:rPr>
        <w:t>hile producing</w:t>
      </w:r>
      <w:r w:rsidR="009243D1">
        <w:rPr>
          <w:rFonts w:cstheme="minorHAnsi"/>
        </w:rPr>
        <w:t xml:space="preserve"> designs,</w:t>
      </w:r>
      <w:r w:rsidR="00D814C1" w:rsidRPr="00BE6AFD">
        <w:rPr>
          <w:rFonts w:cstheme="minorHAnsi"/>
        </w:rPr>
        <w:t xml:space="preserve"> </w:t>
      </w:r>
      <w:r w:rsidR="00492EA0" w:rsidRPr="00BE6AFD">
        <w:rPr>
          <w:rFonts w:cstheme="minorHAnsi"/>
        </w:rPr>
        <w:t>reports,</w:t>
      </w:r>
      <w:r w:rsidR="00D814C1" w:rsidRPr="00BE6AFD">
        <w:rPr>
          <w:rFonts w:cstheme="minorHAnsi"/>
        </w:rPr>
        <w:t xml:space="preserve"> and </w:t>
      </w:r>
      <w:r w:rsidR="00930153" w:rsidRPr="00BE6AFD">
        <w:rPr>
          <w:rFonts w:cstheme="minorHAnsi"/>
        </w:rPr>
        <w:t xml:space="preserve">evidence of </w:t>
      </w:r>
      <w:r w:rsidR="008056DC" w:rsidRPr="00BE6AFD">
        <w:rPr>
          <w:rFonts w:cstheme="minorHAnsi"/>
        </w:rPr>
        <w:t xml:space="preserve">the </w:t>
      </w:r>
      <w:r w:rsidR="00930153" w:rsidRPr="00BE6AFD">
        <w:rPr>
          <w:rFonts w:cstheme="minorHAnsi"/>
        </w:rPr>
        <w:t xml:space="preserve">progress. </w:t>
      </w:r>
    </w:p>
    <w:p w14:paraId="1951F3BB" w14:textId="4C6AD179" w:rsidR="002C0AC8" w:rsidRDefault="00A07D37" w:rsidP="002C0AC8">
      <w:pPr>
        <w:pStyle w:val="Heading2"/>
      </w:pPr>
      <w:bookmarkStart w:id="12" w:name="_Toc167289938"/>
      <w:bookmarkStart w:id="13" w:name="_Hlk155946830"/>
      <w:r>
        <w:t>Objectives</w:t>
      </w:r>
      <w:bookmarkEnd w:id="12"/>
      <w:r>
        <w:t xml:space="preserve"> </w:t>
      </w:r>
    </w:p>
    <w:p w14:paraId="0F89AEE6" w14:textId="184686D0" w:rsidR="00A07D37" w:rsidRDefault="005C6CB4" w:rsidP="002B7158">
      <w:pPr>
        <w:pStyle w:val="Heading3"/>
        <w:numPr>
          <w:ilvl w:val="0"/>
          <w:numId w:val="0"/>
        </w:numPr>
        <w:ind w:left="720"/>
      </w:pPr>
      <w:r>
        <w:t xml:space="preserve"> </w:t>
      </w:r>
      <w:bookmarkStart w:id="14" w:name="_Toc167289939"/>
      <w:r>
        <w:t xml:space="preserve">Main </w:t>
      </w:r>
      <w:r w:rsidR="00A42621">
        <w:t>Objectives</w:t>
      </w:r>
      <w:r>
        <w:t>:</w:t>
      </w:r>
      <w:bookmarkEnd w:id="14"/>
    </w:p>
    <w:p w14:paraId="71E58BD5" w14:textId="6753743A" w:rsidR="00816AB8" w:rsidRDefault="00C4037F" w:rsidP="00B54EA2">
      <w:pPr>
        <w:pStyle w:val="ListParagraph"/>
        <w:numPr>
          <w:ilvl w:val="1"/>
          <w:numId w:val="26"/>
        </w:numPr>
      </w:pPr>
      <w:r>
        <w:t>Make a functio</w:t>
      </w:r>
      <w:r w:rsidR="009D5BF0">
        <w:t xml:space="preserve">ning autonomous car that </w:t>
      </w:r>
      <w:r w:rsidR="00C11C60">
        <w:t xml:space="preserve">follows a white </w:t>
      </w:r>
      <w:r w:rsidR="00996F70">
        <w:t>line</w:t>
      </w:r>
      <w:r w:rsidR="00007012">
        <w:t>(20mm)</w:t>
      </w:r>
      <w:r w:rsidR="00816AB8">
        <w:t>.</w:t>
      </w:r>
    </w:p>
    <w:p w14:paraId="33A2BBE9" w14:textId="73EB1B48" w:rsidR="00357156" w:rsidRDefault="00E83ECA" w:rsidP="00B54EA2">
      <w:pPr>
        <w:pStyle w:val="ListParagraph"/>
        <w:numPr>
          <w:ilvl w:val="1"/>
          <w:numId w:val="26"/>
        </w:numPr>
      </w:pPr>
      <w:r>
        <w:t>The car needs to go</w:t>
      </w:r>
      <w:r w:rsidR="00996F70">
        <w:t xml:space="preserve"> around objects</w:t>
      </w:r>
      <w:r w:rsidR="00357156">
        <w:t>.</w:t>
      </w:r>
    </w:p>
    <w:p w14:paraId="4738BC85" w14:textId="2651D089" w:rsidR="00B54EA2" w:rsidRDefault="00357156" w:rsidP="00B54EA2">
      <w:pPr>
        <w:pStyle w:val="ListParagraph"/>
        <w:numPr>
          <w:ilvl w:val="1"/>
          <w:numId w:val="26"/>
        </w:numPr>
      </w:pPr>
      <w:r>
        <w:t xml:space="preserve">The car needs to </w:t>
      </w:r>
      <w:r w:rsidR="00996F70">
        <w:t xml:space="preserve">climb </w:t>
      </w:r>
      <w:r w:rsidR="00AC4C76">
        <w:t xml:space="preserve">a </w:t>
      </w:r>
      <w:r w:rsidR="00996F70">
        <w:t>hill.</w:t>
      </w:r>
    </w:p>
    <w:p w14:paraId="4DD3A934" w14:textId="737C8424" w:rsidR="000E5989" w:rsidRDefault="006C407F" w:rsidP="00B54EA2">
      <w:pPr>
        <w:pStyle w:val="ListParagraph"/>
        <w:numPr>
          <w:ilvl w:val="1"/>
          <w:numId w:val="26"/>
        </w:numPr>
      </w:pPr>
      <w:r>
        <w:t>Cars stops in the horizontal line</w:t>
      </w:r>
      <w:r w:rsidR="000E5989">
        <w:t>.</w:t>
      </w:r>
    </w:p>
    <w:p w14:paraId="3BA159C3" w14:textId="1DCD89E9" w:rsidR="00996F70" w:rsidRDefault="006C407F" w:rsidP="00B54EA2">
      <w:pPr>
        <w:pStyle w:val="ListParagraph"/>
        <w:numPr>
          <w:ilvl w:val="1"/>
          <w:numId w:val="26"/>
        </w:numPr>
      </w:pPr>
      <w:r>
        <w:t>3D print</w:t>
      </w:r>
      <w:r w:rsidR="00926DF5">
        <w:t>.</w:t>
      </w:r>
    </w:p>
    <w:p w14:paraId="1AC68BAA" w14:textId="68B2B2F0" w:rsidR="00CD45A3" w:rsidRDefault="00CD45A3" w:rsidP="00B54EA2">
      <w:pPr>
        <w:pStyle w:val="ListParagraph"/>
        <w:numPr>
          <w:ilvl w:val="1"/>
          <w:numId w:val="26"/>
        </w:numPr>
      </w:pPr>
      <w:r>
        <w:t>The car can operate for 30 minutes on a full charge.</w:t>
      </w:r>
    </w:p>
    <w:p w14:paraId="3E7D7BDF" w14:textId="17902669" w:rsidR="00E83ECA" w:rsidRDefault="00E83ECA" w:rsidP="00451926">
      <w:pPr>
        <w:pStyle w:val="ListParagraph"/>
        <w:ind w:left="1440"/>
      </w:pPr>
    </w:p>
    <w:p w14:paraId="7E1BE56A" w14:textId="68FF5C19" w:rsidR="00DE1E21" w:rsidRDefault="002B7158" w:rsidP="002B7158">
      <w:pPr>
        <w:pStyle w:val="Heading3"/>
        <w:numPr>
          <w:ilvl w:val="0"/>
          <w:numId w:val="0"/>
        </w:numPr>
        <w:ind w:left="720"/>
      </w:pPr>
      <w:bookmarkStart w:id="15" w:name="_Toc167289940"/>
      <w:r>
        <w:t>R</w:t>
      </w:r>
      <w:r w:rsidR="00013125" w:rsidRPr="00DC2712">
        <w:t xml:space="preserve">esearch </w:t>
      </w:r>
      <w:bookmarkEnd w:id="15"/>
      <w:r w:rsidR="00260342" w:rsidRPr="00DC2712">
        <w:t>objectives.</w:t>
      </w:r>
    </w:p>
    <w:p w14:paraId="0B0C8BD1" w14:textId="1EF12DE9" w:rsidR="0009331D" w:rsidRDefault="0009331D" w:rsidP="0009331D">
      <w:pPr>
        <w:pStyle w:val="ListParagraph"/>
        <w:numPr>
          <w:ilvl w:val="1"/>
          <w:numId w:val="26"/>
        </w:numPr>
      </w:pPr>
      <w:r>
        <w:t>Make a function</w:t>
      </w:r>
      <w:r w:rsidR="008A3E6D">
        <w:t>ing autonomous car that follows a white line(20mm).</w:t>
      </w:r>
    </w:p>
    <w:p w14:paraId="79C32DCB" w14:textId="7E329CCD" w:rsidR="008A3E6D" w:rsidRDefault="008A3E6D" w:rsidP="008A3E6D">
      <w:pPr>
        <w:pStyle w:val="ListParagraph"/>
        <w:numPr>
          <w:ilvl w:val="2"/>
          <w:numId w:val="26"/>
        </w:numPr>
      </w:pPr>
      <w:r w:rsidRPr="00DC2712">
        <w:t>How to detect the line</w:t>
      </w:r>
      <w:r>
        <w:t>.</w:t>
      </w:r>
    </w:p>
    <w:p w14:paraId="4EB12DA0" w14:textId="093DF4C7" w:rsidR="008A3E6D" w:rsidRDefault="008A3E6D" w:rsidP="008A3E6D">
      <w:pPr>
        <w:pStyle w:val="ListParagraph"/>
        <w:numPr>
          <w:ilvl w:val="2"/>
          <w:numId w:val="26"/>
        </w:numPr>
      </w:pPr>
      <w:r w:rsidRPr="00DC2712">
        <w:t>How to steer the vehicle</w:t>
      </w:r>
    </w:p>
    <w:p w14:paraId="74FB5621" w14:textId="36B155FB" w:rsidR="00DF2910" w:rsidRDefault="00F839A3" w:rsidP="00DF2910">
      <w:pPr>
        <w:pStyle w:val="ListParagraph"/>
        <w:numPr>
          <w:ilvl w:val="1"/>
          <w:numId w:val="26"/>
        </w:numPr>
      </w:pPr>
      <w:r>
        <w:t>The car needs to go around objects.</w:t>
      </w:r>
    </w:p>
    <w:p w14:paraId="35161B99" w14:textId="77777777" w:rsidR="001F7782" w:rsidRDefault="001F7782" w:rsidP="00F839A3">
      <w:pPr>
        <w:pStyle w:val="ListParagraph"/>
        <w:numPr>
          <w:ilvl w:val="2"/>
          <w:numId w:val="26"/>
        </w:numPr>
      </w:pPr>
      <w:r w:rsidRPr="00DC2712">
        <w:t>How to find the obstacle</w:t>
      </w:r>
    </w:p>
    <w:p w14:paraId="6ECBBDB8" w14:textId="77777777" w:rsidR="001F7782" w:rsidRDefault="001F7782" w:rsidP="00F839A3">
      <w:pPr>
        <w:pStyle w:val="ListParagraph"/>
        <w:numPr>
          <w:ilvl w:val="2"/>
          <w:numId w:val="26"/>
        </w:numPr>
      </w:pPr>
      <w:r w:rsidRPr="00DC2712">
        <w:t>How to go around the obstacle</w:t>
      </w:r>
    </w:p>
    <w:p w14:paraId="410B60F1" w14:textId="6D9A8A3B" w:rsidR="001F7782" w:rsidRDefault="001F7782" w:rsidP="00F839A3">
      <w:pPr>
        <w:pStyle w:val="ListParagraph"/>
        <w:numPr>
          <w:ilvl w:val="2"/>
          <w:numId w:val="26"/>
        </w:numPr>
      </w:pPr>
      <w:r w:rsidRPr="00DC2712">
        <w:t>How to re</w:t>
      </w:r>
      <w:r w:rsidR="00250C51">
        <w:t>-</w:t>
      </w:r>
      <w:r w:rsidRPr="00DC2712">
        <w:t xml:space="preserve">find the white </w:t>
      </w:r>
      <w:r w:rsidR="00260342" w:rsidRPr="00DC2712">
        <w:t>line.</w:t>
      </w:r>
    </w:p>
    <w:p w14:paraId="3791FE31" w14:textId="173FC598" w:rsidR="004924E4" w:rsidRDefault="004924E4" w:rsidP="004924E4">
      <w:pPr>
        <w:pStyle w:val="ListParagraph"/>
        <w:numPr>
          <w:ilvl w:val="1"/>
          <w:numId w:val="26"/>
        </w:numPr>
      </w:pPr>
      <w:r>
        <w:t>The car can operate for 30 minutes on a full charge.</w:t>
      </w:r>
    </w:p>
    <w:p w14:paraId="4E6F7531" w14:textId="2DE2795E" w:rsidR="004924E4" w:rsidRDefault="004924E4" w:rsidP="004924E4">
      <w:pPr>
        <w:pStyle w:val="ListParagraph"/>
        <w:numPr>
          <w:ilvl w:val="2"/>
          <w:numId w:val="26"/>
        </w:numPr>
      </w:pPr>
      <w:r w:rsidRPr="00DC2712">
        <w:t>How much battery capacity do we need</w:t>
      </w:r>
      <w:r>
        <w:t>.</w:t>
      </w:r>
    </w:p>
    <w:p w14:paraId="57C34160" w14:textId="56194A26" w:rsidR="004924E4" w:rsidRDefault="004924E4" w:rsidP="004924E4">
      <w:pPr>
        <w:pStyle w:val="ListParagraph"/>
        <w:numPr>
          <w:ilvl w:val="2"/>
          <w:numId w:val="26"/>
        </w:numPr>
      </w:pPr>
      <w:r w:rsidRPr="00DC2712">
        <w:lastRenderedPageBreak/>
        <w:t>How many volts for the components</w:t>
      </w:r>
      <w:r>
        <w:t>.</w:t>
      </w:r>
    </w:p>
    <w:p w14:paraId="5D5C4C4F" w14:textId="5018A92F" w:rsidR="004924E4" w:rsidRDefault="004924E4" w:rsidP="004924E4">
      <w:pPr>
        <w:pStyle w:val="ListParagraph"/>
        <w:numPr>
          <w:ilvl w:val="2"/>
          <w:numId w:val="26"/>
        </w:numPr>
      </w:pPr>
      <w:r w:rsidRPr="00DC2712">
        <w:t>How much extra consumption for climbing the hill</w:t>
      </w:r>
      <w:r>
        <w:t>.</w:t>
      </w:r>
    </w:p>
    <w:p w14:paraId="5AA98B79" w14:textId="77777777" w:rsidR="00754FE5" w:rsidRDefault="00754FE5" w:rsidP="00754FE5">
      <w:pPr>
        <w:pStyle w:val="ListParagraph"/>
        <w:numPr>
          <w:ilvl w:val="1"/>
          <w:numId w:val="26"/>
        </w:numPr>
      </w:pPr>
      <w:r>
        <w:t>The car needs to climb a hill.</w:t>
      </w:r>
    </w:p>
    <w:p w14:paraId="362C1643" w14:textId="39B4C89B" w:rsidR="00754FE5" w:rsidRDefault="00754FE5" w:rsidP="00754FE5">
      <w:pPr>
        <w:pStyle w:val="ListParagraph"/>
        <w:numPr>
          <w:ilvl w:val="2"/>
          <w:numId w:val="26"/>
        </w:numPr>
      </w:pPr>
      <w:r w:rsidRPr="00DC2712">
        <w:t>How to tell the difference between the obstacle and a hill</w:t>
      </w:r>
      <w:r>
        <w:t>.</w:t>
      </w:r>
    </w:p>
    <w:p w14:paraId="78A8448D" w14:textId="6780A48B" w:rsidR="00754FE5" w:rsidRDefault="00754FE5" w:rsidP="00754FE5">
      <w:pPr>
        <w:pStyle w:val="ListParagraph"/>
        <w:numPr>
          <w:ilvl w:val="2"/>
          <w:numId w:val="26"/>
        </w:numPr>
      </w:pPr>
      <w:r w:rsidRPr="00DC2712">
        <w:t>How to detect a downhill descent</w:t>
      </w:r>
      <w:r>
        <w:t>.</w:t>
      </w:r>
    </w:p>
    <w:p w14:paraId="6BF8327C" w14:textId="77777777" w:rsidR="00754FE5" w:rsidRDefault="00754FE5" w:rsidP="00754FE5">
      <w:pPr>
        <w:pStyle w:val="ListParagraph"/>
        <w:numPr>
          <w:ilvl w:val="2"/>
          <w:numId w:val="26"/>
        </w:numPr>
      </w:pPr>
      <w:r w:rsidRPr="00DC2712">
        <w:t>How to maintain stability</w:t>
      </w:r>
      <w:r>
        <w:t>.</w:t>
      </w:r>
    </w:p>
    <w:p w14:paraId="28F08C89" w14:textId="77777777" w:rsidR="00D91172" w:rsidRDefault="00754FE5" w:rsidP="00754FE5">
      <w:pPr>
        <w:pStyle w:val="ListParagraph"/>
        <w:numPr>
          <w:ilvl w:val="1"/>
          <w:numId w:val="26"/>
        </w:numPr>
      </w:pPr>
      <w:r>
        <w:t>3D print</w:t>
      </w:r>
      <w:r w:rsidR="00D91172">
        <w:t>.</w:t>
      </w:r>
    </w:p>
    <w:p w14:paraId="6FBD96B8" w14:textId="0CA4C08B" w:rsidR="00D91172" w:rsidRDefault="00D91172" w:rsidP="00D91172">
      <w:pPr>
        <w:pStyle w:val="ListParagraph"/>
        <w:numPr>
          <w:ilvl w:val="2"/>
          <w:numId w:val="26"/>
        </w:numPr>
      </w:pPr>
      <w:r w:rsidRPr="00DC2712">
        <w:t xml:space="preserve">What materials do we have available for the 3D </w:t>
      </w:r>
      <w:r w:rsidR="00260342" w:rsidRPr="00DC2712">
        <w:t>printing</w:t>
      </w:r>
      <w:r w:rsidR="00492EA0">
        <w:t>.</w:t>
      </w:r>
    </w:p>
    <w:p w14:paraId="63A667B1" w14:textId="77777777" w:rsidR="00D91172" w:rsidRDefault="00D91172" w:rsidP="00D91172">
      <w:pPr>
        <w:pStyle w:val="ListParagraph"/>
        <w:numPr>
          <w:ilvl w:val="2"/>
          <w:numId w:val="26"/>
        </w:numPr>
      </w:pPr>
      <w:r w:rsidRPr="00DC2712">
        <w:t>What volume of components/parts</w:t>
      </w:r>
    </w:p>
    <w:p w14:paraId="24ED01C9" w14:textId="35E6DA6C" w:rsidR="00D91172" w:rsidRDefault="00D91172" w:rsidP="00D91172">
      <w:pPr>
        <w:pStyle w:val="ListParagraph"/>
        <w:numPr>
          <w:ilvl w:val="2"/>
          <w:numId w:val="26"/>
        </w:numPr>
      </w:pPr>
      <w:r w:rsidRPr="00DC2712">
        <w:t xml:space="preserve">What 3D </w:t>
      </w:r>
      <w:r w:rsidR="00492EA0" w:rsidRPr="00DC2712">
        <w:t>printers</w:t>
      </w:r>
      <w:r w:rsidRPr="00DC2712">
        <w:t xml:space="preserve"> are we using and what are its capabilities</w:t>
      </w:r>
      <w:r w:rsidR="00492EA0">
        <w:t>.</w:t>
      </w:r>
    </w:p>
    <w:p w14:paraId="374F03B3" w14:textId="77777777" w:rsidR="00DE1E21" w:rsidRDefault="00D91172" w:rsidP="00D91172">
      <w:pPr>
        <w:pStyle w:val="ListParagraph"/>
        <w:numPr>
          <w:ilvl w:val="2"/>
          <w:numId w:val="26"/>
        </w:numPr>
      </w:pPr>
      <w:r w:rsidRPr="00DC2712">
        <w:t>How to 3d print</w:t>
      </w:r>
    </w:p>
    <w:p w14:paraId="6D4DC8F6" w14:textId="77777777" w:rsidR="00DE1E21" w:rsidRDefault="00DE1E21" w:rsidP="00DE1E21">
      <w:pPr>
        <w:pStyle w:val="ListParagraph"/>
        <w:numPr>
          <w:ilvl w:val="1"/>
          <w:numId w:val="26"/>
        </w:numPr>
      </w:pPr>
      <w:r>
        <w:t>Cars stops in the horizontal line.</w:t>
      </w:r>
    </w:p>
    <w:p w14:paraId="571931F0" w14:textId="77777777" w:rsidR="00250C51" w:rsidRDefault="00250C51" w:rsidP="00250C51">
      <w:pPr>
        <w:pStyle w:val="ListParagraph"/>
        <w:numPr>
          <w:ilvl w:val="2"/>
          <w:numId w:val="26"/>
        </w:numPr>
      </w:pPr>
      <w:r w:rsidRPr="00DC2712">
        <w:t>How to stop the car</w:t>
      </w:r>
      <w:r>
        <w:t>.</w:t>
      </w:r>
    </w:p>
    <w:p w14:paraId="66C9813D" w14:textId="77777777" w:rsidR="00250C51" w:rsidRDefault="00250C51" w:rsidP="00250C51">
      <w:pPr>
        <w:pStyle w:val="ListParagraph"/>
        <w:numPr>
          <w:ilvl w:val="2"/>
          <w:numId w:val="26"/>
        </w:numPr>
      </w:pPr>
      <w:r w:rsidRPr="00DC2712">
        <w:t>How to recognise the finishing line.</w:t>
      </w:r>
    </w:p>
    <w:p w14:paraId="30E98A63" w14:textId="007D6DCD" w:rsidR="002C0AC8" w:rsidRDefault="00A07D37" w:rsidP="002C0AC8">
      <w:pPr>
        <w:pStyle w:val="Heading2"/>
      </w:pPr>
      <w:bookmarkStart w:id="16" w:name="_Toc167289941"/>
      <w:r w:rsidRPr="002C0AC8">
        <w:t>Execution of the project</w:t>
      </w:r>
      <w:bookmarkEnd w:id="16"/>
    </w:p>
    <w:p w14:paraId="7B5D6B72" w14:textId="77777777" w:rsidR="00973AB5" w:rsidRDefault="00973AB5" w:rsidP="00A07D37">
      <w:pPr>
        <w:ind w:left="576"/>
        <w:rPr>
          <w:rFonts w:ascii="Lucida Sans Unicode" w:hAnsi="Lucida Sans Unicode" w:cs="Lucida Sans Unicode"/>
          <w:sz w:val="16"/>
          <w:szCs w:val="16"/>
        </w:rPr>
      </w:pPr>
    </w:p>
    <w:p w14:paraId="7C029CDD" w14:textId="24A4697F" w:rsidR="002C0AC8" w:rsidRDefault="00364739" w:rsidP="00663FA9">
      <w:pPr>
        <w:ind w:left="576"/>
      </w:pPr>
      <w:r w:rsidRPr="005D7C06">
        <w:rPr>
          <w:rFonts w:cstheme="minorHAnsi"/>
        </w:rPr>
        <w:t xml:space="preserve">The project will </w:t>
      </w:r>
      <w:r w:rsidR="008178C6" w:rsidRPr="005D7C06">
        <w:rPr>
          <w:rFonts w:cstheme="minorHAnsi"/>
        </w:rPr>
        <w:t xml:space="preserve">be </w:t>
      </w:r>
      <w:r w:rsidR="001F6804" w:rsidRPr="005D7C06">
        <w:rPr>
          <w:rFonts w:cstheme="minorHAnsi"/>
        </w:rPr>
        <w:t xml:space="preserve">executed during the </w:t>
      </w:r>
      <w:r w:rsidR="00341DB7" w:rsidRPr="005D7C06">
        <w:rPr>
          <w:rFonts w:cstheme="minorHAnsi"/>
        </w:rPr>
        <w:t>P</w:t>
      </w:r>
      <w:r w:rsidR="001F6804" w:rsidRPr="005D7C06">
        <w:rPr>
          <w:rFonts w:cstheme="minorHAnsi"/>
        </w:rPr>
        <w:t>roject Software classes</w:t>
      </w:r>
      <w:r w:rsidR="00654F5D" w:rsidRPr="005D7C06">
        <w:rPr>
          <w:rFonts w:cstheme="minorHAnsi"/>
        </w:rPr>
        <w:t xml:space="preserve"> and </w:t>
      </w:r>
      <w:r w:rsidR="00341DB7" w:rsidRPr="005D7C06">
        <w:rPr>
          <w:rFonts w:cstheme="minorHAnsi"/>
        </w:rPr>
        <w:t>in</w:t>
      </w:r>
      <w:r w:rsidR="00654F5D" w:rsidRPr="005D7C06">
        <w:rPr>
          <w:rFonts w:cstheme="minorHAnsi"/>
        </w:rPr>
        <w:t xml:space="preserve"> PPD</w:t>
      </w:r>
      <w:r w:rsidR="004E368B" w:rsidRPr="005D7C06">
        <w:rPr>
          <w:rFonts w:cstheme="minorHAnsi"/>
        </w:rPr>
        <w:t xml:space="preserve"> </w:t>
      </w:r>
      <w:r w:rsidR="00341DB7" w:rsidRPr="005D7C06">
        <w:rPr>
          <w:rFonts w:cstheme="minorHAnsi"/>
        </w:rPr>
        <w:t>lessons</w:t>
      </w:r>
      <w:r w:rsidR="004E368B" w:rsidRPr="005D7C06">
        <w:rPr>
          <w:rFonts w:cstheme="minorHAnsi"/>
        </w:rPr>
        <w:t xml:space="preserve"> at Saxion</w:t>
      </w:r>
      <w:r w:rsidR="00341DB7" w:rsidRPr="005D7C06">
        <w:rPr>
          <w:rFonts w:cstheme="minorHAnsi"/>
        </w:rPr>
        <w:t xml:space="preserve"> a</w:t>
      </w:r>
      <w:r w:rsidR="004E752B" w:rsidRPr="005D7C06">
        <w:rPr>
          <w:rFonts w:cstheme="minorHAnsi"/>
        </w:rPr>
        <w:t xml:space="preserve">nd </w:t>
      </w:r>
      <w:r w:rsidR="0033284E" w:rsidRPr="005D7C06">
        <w:rPr>
          <w:rFonts w:cstheme="minorHAnsi"/>
        </w:rPr>
        <w:t>outside class time</w:t>
      </w:r>
      <w:r w:rsidR="0037060B" w:rsidRPr="005D7C06">
        <w:rPr>
          <w:rFonts w:cstheme="minorHAnsi"/>
        </w:rPr>
        <w:t xml:space="preserve">. </w:t>
      </w:r>
      <w:r w:rsidR="0050564E" w:rsidRPr="005D7C06">
        <w:rPr>
          <w:rFonts w:cstheme="minorHAnsi"/>
        </w:rPr>
        <w:t xml:space="preserve">The team </w:t>
      </w:r>
      <w:r w:rsidR="00A87BC9" w:rsidRPr="005D7C06">
        <w:rPr>
          <w:rFonts w:cstheme="minorHAnsi"/>
        </w:rPr>
        <w:t xml:space="preserve">is </w:t>
      </w:r>
      <w:r w:rsidR="00A47F8E" w:rsidRPr="005D7C06">
        <w:rPr>
          <w:rFonts w:cstheme="minorHAnsi"/>
        </w:rPr>
        <w:t>divided in</w:t>
      </w:r>
      <w:r w:rsidR="009243D1">
        <w:rPr>
          <w:rFonts w:cstheme="minorHAnsi"/>
        </w:rPr>
        <w:t>to</w:t>
      </w:r>
      <w:r w:rsidR="00A47F8E" w:rsidRPr="005D7C06">
        <w:rPr>
          <w:rFonts w:cstheme="minorHAnsi"/>
        </w:rPr>
        <w:t xml:space="preserve"> roles</w:t>
      </w:r>
      <w:r w:rsidR="00DD34B4" w:rsidRPr="005D7C06">
        <w:rPr>
          <w:rFonts w:cstheme="minorHAnsi"/>
        </w:rPr>
        <w:t xml:space="preserve"> and functions </w:t>
      </w:r>
      <w:r w:rsidR="00B11E03" w:rsidRPr="005D7C06">
        <w:rPr>
          <w:rFonts w:cstheme="minorHAnsi"/>
        </w:rPr>
        <w:t xml:space="preserve">based on </w:t>
      </w:r>
      <w:r w:rsidR="009243D1">
        <w:rPr>
          <w:rFonts w:cstheme="minorHAnsi"/>
        </w:rPr>
        <w:t xml:space="preserve">relevant </w:t>
      </w:r>
      <w:r w:rsidR="00B11E03" w:rsidRPr="005D7C06">
        <w:rPr>
          <w:rFonts w:cstheme="minorHAnsi"/>
        </w:rPr>
        <w:t>experience</w:t>
      </w:r>
      <w:r w:rsidR="009243D1">
        <w:rPr>
          <w:rFonts w:cstheme="minorHAnsi"/>
        </w:rPr>
        <w:t>, skill</w:t>
      </w:r>
      <w:r w:rsidR="00B11E03" w:rsidRPr="005D7C06">
        <w:rPr>
          <w:rFonts w:cstheme="minorHAnsi"/>
        </w:rPr>
        <w:t xml:space="preserve"> and preference. </w:t>
      </w:r>
      <w:r w:rsidR="003633A6" w:rsidRPr="005D7C06">
        <w:rPr>
          <w:rFonts w:cstheme="minorHAnsi"/>
        </w:rPr>
        <w:t xml:space="preserve">The </w:t>
      </w:r>
      <w:r w:rsidR="00226AB8" w:rsidRPr="005D7C06">
        <w:rPr>
          <w:rFonts w:cstheme="minorHAnsi"/>
        </w:rPr>
        <w:t xml:space="preserve">division </w:t>
      </w:r>
      <w:r w:rsidR="0081294F" w:rsidRPr="005D7C06">
        <w:rPr>
          <w:rFonts w:cstheme="minorHAnsi"/>
        </w:rPr>
        <w:t>exist</w:t>
      </w:r>
      <w:r w:rsidR="00A5490F" w:rsidRPr="005D7C06">
        <w:rPr>
          <w:rFonts w:cstheme="minorHAnsi"/>
        </w:rPr>
        <w:t xml:space="preserve"> so </w:t>
      </w:r>
      <w:r w:rsidR="001E604E" w:rsidRPr="005D7C06">
        <w:rPr>
          <w:rFonts w:cstheme="minorHAnsi"/>
        </w:rPr>
        <w:t>we can</w:t>
      </w:r>
      <w:r w:rsidR="00752710" w:rsidRPr="005D7C06">
        <w:rPr>
          <w:rFonts w:cstheme="minorHAnsi"/>
        </w:rPr>
        <w:t xml:space="preserve"> also</w:t>
      </w:r>
      <w:r w:rsidR="001E604E" w:rsidRPr="005D7C06">
        <w:rPr>
          <w:rFonts w:cstheme="minorHAnsi"/>
        </w:rPr>
        <w:t xml:space="preserve"> better divide </w:t>
      </w:r>
      <w:r w:rsidR="00D8709F" w:rsidRPr="005D7C06">
        <w:rPr>
          <w:rFonts w:cstheme="minorHAnsi"/>
        </w:rPr>
        <w:t>the tasks and problems</w:t>
      </w:r>
      <w:r w:rsidR="009243D1">
        <w:rPr>
          <w:rFonts w:cstheme="minorHAnsi"/>
        </w:rPr>
        <w:t xml:space="preserve"> w</w:t>
      </w:r>
      <w:r w:rsidR="000B58FE" w:rsidRPr="005D7C06">
        <w:rPr>
          <w:rFonts w:cstheme="minorHAnsi"/>
        </w:rPr>
        <w:t xml:space="preserve">hile keeping track of responsibilities and functions. </w:t>
      </w:r>
    </w:p>
    <w:p w14:paraId="2C5968D3" w14:textId="6A3FD7B4" w:rsidR="002C0AC8" w:rsidRPr="002C0AC8" w:rsidRDefault="002C0AC8" w:rsidP="002C0AC8">
      <w:pPr>
        <w:pStyle w:val="Heading2"/>
      </w:pPr>
      <w:bookmarkStart w:id="17" w:name="_Toc167289942"/>
      <w:r>
        <w:t>SMART</w:t>
      </w:r>
      <w:bookmarkEnd w:id="17"/>
    </w:p>
    <w:p w14:paraId="34AFE986" w14:textId="76AAD864" w:rsidR="006E1AA1" w:rsidRDefault="006E1AA1" w:rsidP="0080622E">
      <w:pPr>
        <w:rPr>
          <w:b/>
          <w:bCs/>
        </w:rPr>
      </w:pPr>
    </w:p>
    <w:p w14:paraId="42D68F4D" w14:textId="356E72AB" w:rsidR="0096057E" w:rsidRDefault="0096057E" w:rsidP="0080622E">
      <w:r w:rsidRPr="003F3CF3">
        <w:rPr>
          <w:b/>
          <w:bCs/>
        </w:rPr>
        <w:t xml:space="preserve">Objective </w:t>
      </w:r>
      <w:r w:rsidR="005478F4">
        <w:rPr>
          <w:b/>
          <w:bCs/>
        </w:rPr>
        <w:t>1</w:t>
      </w:r>
      <w:r w:rsidRPr="003F3CF3">
        <w:rPr>
          <w:b/>
          <w:bCs/>
        </w:rPr>
        <w:t>:</w:t>
      </w:r>
      <w:r>
        <w:rPr>
          <w:b/>
          <w:bCs/>
        </w:rPr>
        <w:t xml:space="preserve"> </w:t>
      </w:r>
      <w:r w:rsidR="005478F4">
        <w:t>The car needs to go around objects.</w:t>
      </w:r>
    </w:p>
    <w:p w14:paraId="1C783774" w14:textId="645C4BB4" w:rsidR="00C21E8C" w:rsidRDefault="00B36C27" w:rsidP="005478F4">
      <w:r>
        <w:t xml:space="preserve">Specific: </w:t>
      </w:r>
      <w:r w:rsidR="008D4380">
        <w:t xml:space="preserve">The car will be able to detect objects and avoid them </w:t>
      </w:r>
      <w:r w:rsidR="00694662">
        <w:t>by</w:t>
      </w:r>
      <w:r w:rsidR="005724DF">
        <w:t xml:space="preserve"> moving some degrees </w:t>
      </w:r>
      <w:r w:rsidR="00FF082D">
        <w:t xml:space="preserve">to the right or left and then going </w:t>
      </w:r>
      <w:r w:rsidR="00810C1C">
        <w:t xml:space="preserve">straight and </w:t>
      </w:r>
      <w:r w:rsidR="00B659BB">
        <w:t>rotating</w:t>
      </w:r>
      <w:r w:rsidR="00276E2E">
        <w:t xml:space="preserve"> back and finding the </w:t>
      </w:r>
      <w:r w:rsidR="00B57644">
        <w:t xml:space="preserve">white line. </w:t>
      </w:r>
    </w:p>
    <w:p w14:paraId="6598C540" w14:textId="715E231C" w:rsidR="006D6766" w:rsidRDefault="006D6766" w:rsidP="005478F4">
      <w:r>
        <w:t>Measurab</w:t>
      </w:r>
      <w:r w:rsidR="00287CF1">
        <w:t xml:space="preserve">le: </w:t>
      </w:r>
      <w:r w:rsidR="006516A3">
        <w:t xml:space="preserve">It is measurable by </w:t>
      </w:r>
      <w:r w:rsidR="002978B4">
        <w:t>demonstration, b</w:t>
      </w:r>
      <w:r w:rsidR="00A9481F">
        <w:t xml:space="preserve">ased </w:t>
      </w:r>
      <w:proofErr w:type="spellStart"/>
      <w:r w:rsidR="00A9481F">
        <w:t>if</w:t>
      </w:r>
      <w:proofErr w:type="spellEnd"/>
      <w:r w:rsidR="00A9481F">
        <w:t xml:space="preserve"> the car can detect the object, avoid it and move back to the white line. </w:t>
      </w:r>
    </w:p>
    <w:p w14:paraId="6FB8B31A" w14:textId="1E1B1C47" w:rsidR="00A9481F" w:rsidRDefault="00A9481F" w:rsidP="005478F4">
      <w:r>
        <w:t xml:space="preserve">Achievable: </w:t>
      </w:r>
      <w:r w:rsidR="00712E61">
        <w:t xml:space="preserve">This is achievable </w:t>
      </w:r>
      <w:r w:rsidR="003B0A6C">
        <w:t xml:space="preserve">as </w:t>
      </w:r>
      <w:r w:rsidR="00375178">
        <w:t>experience demonstrates that RC car</w:t>
      </w:r>
      <w:r w:rsidR="003B0A6C">
        <w:t xml:space="preserve"> </w:t>
      </w:r>
      <w:r w:rsidR="00B149BB">
        <w:t>can go around objects.</w:t>
      </w:r>
    </w:p>
    <w:p w14:paraId="59ABE0F9" w14:textId="3C834966" w:rsidR="00B462CC" w:rsidRDefault="00B462CC" w:rsidP="005478F4">
      <w:r>
        <w:t xml:space="preserve">Relevant: Yes, </w:t>
      </w:r>
      <w:r w:rsidR="00766B15">
        <w:t>it</w:t>
      </w:r>
      <w:r>
        <w:t xml:space="preserve"> necessary to complete the </w:t>
      </w:r>
      <w:r w:rsidR="00FC5E8B">
        <w:t xml:space="preserve">track. </w:t>
      </w:r>
    </w:p>
    <w:p w14:paraId="75845094" w14:textId="6974012D" w:rsidR="00FC5E8B" w:rsidRDefault="00FC5E8B" w:rsidP="005478F4">
      <w:r>
        <w:t xml:space="preserve">Time-bound: </w:t>
      </w:r>
      <w:r w:rsidR="00F66ED8">
        <w:t>To</w:t>
      </w:r>
      <w:r w:rsidR="0015011E">
        <w:t xml:space="preserve"> have enough </w:t>
      </w:r>
      <w:r w:rsidR="00A510BA">
        <w:t>time for improvements</w:t>
      </w:r>
      <w:r w:rsidR="00B71F25">
        <w:t xml:space="preserve">, the objective should be done by the end of quarter. </w:t>
      </w:r>
    </w:p>
    <w:p w14:paraId="4F9874CE" w14:textId="77777777" w:rsidR="00766B15" w:rsidRDefault="00766B15" w:rsidP="005478F4"/>
    <w:p w14:paraId="6B88EAC3" w14:textId="76CBC359" w:rsidR="00525470" w:rsidRDefault="00525470" w:rsidP="005478F4"/>
    <w:p w14:paraId="3B9F2A05" w14:textId="6D51F66D" w:rsidR="005478F4" w:rsidRDefault="005478F4" w:rsidP="005478F4">
      <w:r w:rsidRPr="003F3CF3">
        <w:rPr>
          <w:b/>
          <w:bCs/>
        </w:rPr>
        <w:t xml:space="preserve">Objective </w:t>
      </w:r>
      <w:r>
        <w:rPr>
          <w:b/>
          <w:bCs/>
        </w:rPr>
        <w:t>2</w:t>
      </w:r>
      <w:r w:rsidRPr="003F3CF3">
        <w:rPr>
          <w:b/>
          <w:bCs/>
        </w:rPr>
        <w:t>:</w:t>
      </w:r>
      <w:r>
        <w:rPr>
          <w:b/>
          <w:bCs/>
        </w:rPr>
        <w:t xml:space="preserve"> </w:t>
      </w:r>
      <w:r>
        <w:t xml:space="preserve">Car </w:t>
      </w:r>
      <w:r w:rsidR="00A210A9">
        <w:t>st</w:t>
      </w:r>
      <w:r>
        <w:t xml:space="preserve">ops </w:t>
      </w:r>
      <w:r w:rsidR="00A210A9">
        <w:t>at</w:t>
      </w:r>
      <w:r>
        <w:t xml:space="preserve"> the </w:t>
      </w:r>
      <w:r w:rsidR="00A210A9">
        <w:t>h</w:t>
      </w:r>
      <w:r>
        <w:t>orizontal line.</w:t>
      </w:r>
    </w:p>
    <w:p w14:paraId="08F6C7A9" w14:textId="327327F1" w:rsidR="00766B15" w:rsidRDefault="00361176" w:rsidP="005478F4">
      <w:r>
        <w:t xml:space="preserve">Specific: </w:t>
      </w:r>
      <w:r w:rsidR="00550C02">
        <w:t xml:space="preserve">The car needs to stop in the horizontal </w:t>
      </w:r>
      <w:r w:rsidR="00CF5A1B">
        <w:t>line at the end of the circuit</w:t>
      </w:r>
      <w:r w:rsidR="005272EE">
        <w:t>.</w:t>
      </w:r>
    </w:p>
    <w:p w14:paraId="5FB4C9C1" w14:textId="30947A70" w:rsidR="005272EE" w:rsidRDefault="005272EE" w:rsidP="005478F4">
      <w:r>
        <w:t xml:space="preserve">Measurable: </w:t>
      </w:r>
      <w:r w:rsidR="00CC5564">
        <w:t>It will be measured by demonstration and tested with the sensors before.</w:t>
      </w:r>
    </w:p>
    <w:p w14:paraId="18407ECA" w14:textId="7113279B" w:rsidR="00CC5564" w:rsidRDefault="00CC5564" w:rsidP="005478F4">
      <w:r>
        <w:lastRenderedPageBreak/>
        <w:t xml:space="preserve">Achievable: </w:t>
      </w:r>
      <w:r w:rsidR="00131EAB">
        <w:t>Yes</w:t>
      </w:r>
      <w:r w:rsidR="002779A6">
        <w:t xml:space="preserve">, </w:t>
      </w:r>
      <w:r w:rsidR="006343DB">
        <w:t>it</w:t>
      </w:r>
      <w:r w:rsidR="001F0668">
        <w:t xml:space="preserve"> was seen in other similar projects that </w:t>
      </w:r>
      <w:r w:rsidR="004B5F2C">
        <w:t xml:space="preserve">the objective is </w:t>
      </w:r>
      <w:r w:rsidR="00492EA0">
        <w:t>achievable,</w:t>
      </w:r>
      <w:r w:rsidR="009C15B5">
        <w:t xml:space="preserve"> </w:t>
      </w:r>
      <w:r w:rsidR="00435004">
        <w:t>and the team will work towards this objective.</w:t>
      </w:r>
    </w:p>
    <w:p w14:paraId="08DDC15B" w14:textId="59D765A6" w:rsidR="00131EAB" w:rsidRDefault="00D33A3A" w:rsidP="005478F4">
      <w:r>
        <w:t>Relevant: Yes, the car needs to stop in the proper place</w:t>
      </w:r>
      <w:r w:rsidR="002671EE">
        <w:t xml:space="preserve"> </w:t>
      </w:r>
      <w:r w:rsidR="00492EA0">
        <w:t>to</w:t>
      </w:r>
      <w:r w:rsidR="002671EE">
        <w:t xml:space="preserve"> meet the </w:t>
      </w:r>
      <w:r w:rsidR="00435004">
        <w:t>clients’</w:t>
      </w:r>
      <w:r w:rsidR="002671EE">
        <w:t xml:space="preserve"> requirements</w:t>
      </w:r>
      <w:r>
        <w:t>.</w:t>
      </w:r>
    </w:p>
    <w:p w14:paraId="090FBBAA" w14:textId="7D14C9D4" w:rsidR="005478F4" w:rsidRDefault="00481BF2" w:rsidP="0080622E">
      <w:r>
        <w:t xml:space="preserve">Time-bound: </w:t>
      </w:r>
      <w:r w:rsidR="003C4EB5" w:rsidRPr="00993AFF">
        <w:rPr>
          <w:rFonts w:cstheme="minorHAnsi"/>
          <w:color w:val="000000" w:themeColor="text1"/>
        </w:rPr>
        <w:t>The 3D print needs to be done by the time the prototype is made, which is week 4,3, therefore a final design should be ready for printing by week 4,1. The software function for the car hitting the finishing line should be ready at the beginning of week 4,1 to be integrated when the car is assembled.</w:t>
      </w:r>
    </w:p>
    <w:p w14:paraId="682AC8BA" w14:textId="77777777" w:rsidR="00C04C8E" w:rsidRPr="0096057E" w:rsidRDefault="00C04C8E" w:rsidP="0080622E"/>
    <w:p w14:paraId="492ECA42" w14:textId="67910E18" w:rsidR="003F3CF3" w:rsidRPr="006E0ED5" w:rsidRDefault="003F3CF3" w:rsidP="0080622E">
      <w:pPr>
        <w:rPr>
          <w:rFonts w:cstheme="minorHAnsi"/>
        </w:rPr>
      </w:pPr>
      <w:r w:rsidRPr="006E0ED5">
        <w:rPr>
          <w:rFonts w:cstheme="minorHAnsi"/>
          <w:b/>
        </w:rPr>
        <w:t xml:space="preserve">Objective 3: </w:t>
      </w:r>
      <w:r w:rsidR="00291BC8" w:rsidRPr="006E0ED5">
        <w:rPr>
          <w:rFonts w:cstheme="minorHAnsi"/>
        </w:rPr>
        <w:t>The car needs to go up and down the hill.</w:t>
      </w:r>
    </w:p>
    <w:p w14:paraId="7A5EB28C" w14:textId="4E2C53DC" w:rsidR="00515B88" w:rsidRPr="006E0ED5" w:rsidRDefault="00291BC8" w:rsidP="0080622E">
      <w:pPr>
        <w:rPr>
          <w:rFonts w:cstheme="minorHAnsi"/>
        </w:rPr>
      </w:pPr>
      <w:r w:rsidRPr="006E0ED5">
        <w:rPr>
          <w:rFonts w:cstheme="minorHAnsi"/>
        </w:rPr>
        <w:t xml:space="preserve">Specific: </w:t>
      </w:r>
      <w:r w:rsidR="0053055C" w:rsidRPr="006E0ED5">
        <w:rPr>
          <w:rFonts w:cstheme="minorHAnsi"/>
        </w:rPr>
        <w:t>It needs to go up</w:t>
      </w:r>
      <w:r w:rsidR="00A139B8" w:rsidRPr="006E0ED5">
        <w:rPr>
          <w:rFonts w:cstheme="minorHAnsi"/>
        </w:rPr>
        <w:t xml:space="preserve"> the hill and down without fa</w:t>
      </w:r>
      <w:r w:rsidR="00993AFF" w:rsidRPr="006E0ED5">
        <w:rPr>
          <w:rFonts w:cstheme="minorHAnsi"/>
        </w:rPr>
        <w:t>l</w:t>
      </w:r>
      <w:r w:rsidR="00A139B8" w:rsidRPr="006E0ED5">
        <w:rPr>
          <w:rFonts w:cstheme="minorHAnsi"/>
        </w:rPr>
        <w:t xml:space="preserve">ling </w:t>
      </w:r>
      <w:r w:rsidR="00515B88" w:rsidRPr="006E0ED5">
        <w:rPr>
          <w:rFonts w:cstheme="minorHAnsi"/>
        </w:rPr>
        <w:t>in any direction</w:t>
      </w:r>
      <w:r w:rsidR="00993AFF" w:rsidRPr="006E0ED5">
        <w:rPr>
          <w:rFonts w:cstheme="minorHAnsi"/>
        </w:rPr>
        <w:t xml:space="preserve"> or stalling</w:t>
      </w:r>
      <w:r w:rsidR="00515B88" w:rsidRPr="006E0ED5">
        <w:rPr>
          <w:rFonts w:cstheme="minorHAnsi"/>
        </w:rPr>
        <w:t>.</w:t>
      </w:r>
    </w:p>
    <w:p w14:paraId="258BFA84" w14:textId="06CC935E" w:rsidR="009E730A" w:rsidRPr="006E0ED5" w:rsidRDefault="009E730A" w:rsidP="0080622E">
      <w:pPr>
        <w:rPr>
          <w:rFonts w:cstheme="minorHAnsi"/>
        </w:rPr>
      </w:pPr>
      <w:r w:rsidRPr="006E0ED5">
        <w:rPr>
          <w:rFonts w:cstheme="minorHAnsi"/>
        </w:rPr>
        <w:t>Meas</w:t>
      </w:r>
      <w:r w:rsidR="008D4A25" w:rsidRPr="006E0ED5">
        <w:rPr>
          <w:rFonts w:cstheme="minorHAnsi"/>
        </w:rPr>
        <w:t>urable:</w:t>
      </w:r>
      <w:r w:rsidR="00F84C84" w:rsidRPr="006E0ED5">
        <w:rPr>
          <w:rFonts w:cstheme="minorHAnsi"/>
        </w:rPr>
        <w:t xml:space="preserve"> </w:t>
      </w:r>
      <w:r w:rsidR="00831BD1" w:rsidRPr="006E0ED5">
        <w:rPr>
          <w:rFonts w:cstheme="minorHAnsi"/>
        </w:rPr>
        <w:t xml:space="preserve">This objective is divided </w:t>
      </w:r>
      <w:r w:rsidR="0091142C" w:rsidRPr="006E0ED5">
        <w:rPr>
          <w:rFonts w:cstheme="minorHAnsi"/>
        </w:rPr>
        <w:t xml:space="preserve">into different measurable </w:t>
      </w:r>
      <w:r w:rsidR="00EA3A11" w:rsidRPr="006E0ED5">
        <w:rPr>
          <w:rFonts w:cstheme="minorHAnsi"/>
        </w:rPr>
        <w:t>parts;</w:t>
      </w:r>
      <w:r w:rsidR="0091142C" w:rsidRPr="006E0ED5">
        <w:rPr>
          <w:rFonts w:cstheme="minorHAnsi"/>
        </w:rPr>
        <w:t xml:space="preserve"> </w:t>
      </w:r>
      <w:r w:rsidR="00B056A0" w:rsidRPr="006E0ED5">
        <w:rPr>
          <w:rFonts w:cstheme="minorHAnsi"/>
        </w:rPr>
        <w:t xml:space="preserve">it </w:t>
      </w:r>
      <w:r w:rsidR="002D6223" w:rsidRPr="006E0ED5">
        <w:rPr>
          <w:rFonts w:cstheme="minorHAnsi"/>
        </w:rPr>
        <w:t xml:space="preserve">involves </w:t>
      </w:r>
      <w:r w:rsidR="00936A11" w:rsidRPr="006E0ED5">
        <w:rPr>
          <w:rFonts w:cstheme="minorHAnsi"/>
        </w:rPr>
        <w:t xml:space="preserve">sensors to detect the hill </w:t>
      </w:r>
      <w:r w:rsidR="008E12FF" w:rsidRPr="006E0ED5">
        <w:rPr>
          <w:rFonts w:cstheme="minorHAnsi"/>
        </w:rPr>
        <w:t xml:space="preserve">and communication between </w:t>
      </w:r>
      <w:r w:rsidR="00044E46" w:rsidRPr="006E0ED5">
        <w:rPr>
          <w:rFonts w:cstheme="minorHAnsi"/>
        </w:rPr>
        <w:t>sensors and motors.</w:t>
      </w:r>
    </w:p>
    <w:p w14:paraId="6289F36E" w14:textId="6A9412AB" w:rsidR="00044E46" w:rsidRPr="006E0ED5" w:rsidRDefault="00044E46" w:rsidP="0080622E">
      <w:pPr>
        <w:rPr>
          <w:rFonts w:cstheme="minorHAnsi"/>
        </w:rPr>
      </w:pPr>
      <w:r w:rsidRPr="006E0ED5">
        <w:rPr>
          <w:rFonts w:cstheme="minorHAnsi"/>
        </w:rPr>
        <w:t xml:space="preserve">Achievable: </w:t>
      </w:r>
      <w:r w:rsidR="00CD21AF">
        <w:rPr>
          <w:rFonts w:cstheme="minorHAnsi"/>
        </w:rPr>
        <w:t xml:space="preserve">This is achievable as </w:t>
      </w:r>
      <w:r w:rsidR="00F0373B">
        <w:rPr>
          <w:rFonts w:cstheme="minorHAnsi"/>
        </w:rPr>
        <w:t>seen in other similar projects and wi</w:t>
      </w:r>
      <w:r w:rsidR="00EA3A11">
        <w:rPr>
          <w:rFonts w:cstheme="minorHAnsi"/>
        </w:rPr>
        <w:t>th</w:t>
      </w:r>
      <w:r w:rsidR="00F0373B">
        <w:rPr>
          <w:rFonts w:cstheme="minorHAnsi"/>
        </w:rPr>
        <w:t xml:space="preserve"> toy </w:t>
      </w:r>
      <w:r w:rsidR="00EA3A11">
        <w:rPr>
          <w:rFonts w:cstheme="minorHAnsi"/>
        </w:rPr>
        <w:t xml:space="preserve">cars as well. </w:t>
      </w:r>
    </w:p>
    <w:p w14:paraId="79C83DAC" w14:textId="047819BE" w:rsidR="00044E46" w:rsidRPr="006E0ED5" w:rsidRDefault="00044E46" w:rsidP="0080622E">
      <w:pPr>
        <w:rPr>
          <w:rFonts w:cstheme="minorHAnsi"/>
        </w:rPr>
      </w:pPr>
      <w:r w:rsidRPr="006E0ED5">
        <w:rPr>
          <w:rFonts w:cstheme="minorHAnsi"/>
        </w:rPr>
        <w:t xml:space="preserve">Relevant: </w:t>
      </w:r>
      <w:r w:rsidR="00B149BB">
        <w:rPr>
          <w:rFonts w:cstheme="minorHAnsi"/>
        </w:rPr>
        <w:t xml:space="preserve">As a </w:t>
      </w:r>
      <w:r w:rsidR="00CD21AF">
        <w:rPr>
          <w:rFonts w:cstheme="minorHAnsi"/>
        </w:rPr>
        <w:t>fundamental part of the track, this is extremely relevant to the final product.</w:t>
      </w:r>
      <w:r w:rsidRPr="006E0ED5">
        <w:rPr>
          <w:rFonts w:cstheme="minorHAnsi"/>
        </w:rPr>
        <w:t xml:space="preserve"> </w:t>
      </w:r>
    </w:p>
    <w:p w14:paraId="6862EF7A" w14:textId="04955B50" w:rsidR="00A93354" w:rsidRPr="006E0ED5" w:rsidRDefault="00A93354" w:rsidP="0080622E">
      <w:pPr>
        <w:rPr>
          <w:color w:val="000000" w:themeColor="text1"/>
        </w:rPr>
      </w:pPr>
      <w:r w:rsidRPr="7A38E980">
        <w:t>Time-</w:t>
      </w:r>
      <w:r w:rsidR="0096057E" w:rsidRPr="7A38E980">
        <w:t>bound</w:t>
      </w:r>
      <w:r w:rsidRPr="7A38E980">
        <w:t>:</w:t>
      </w:r>
      <w:r w:rsidR="00F03BEB" w:rsidRPr="7A38E980">
        <w:rPr>
          <w:color w:val="000000" w:themeColor="text1"/>
        </w:rPr>
        <w:t xml:space="preserve"> The design of the sensor array on the car should be finished no later than week 3,5 along with the rest of the technical design. The code for ascending and descending a slope should be ready for integrating with the rest of the car as soon as the first stages of the functional designs are tested, no later than week 4,2. The remainder of the quarter should be spent then on improving those capabilities.</w:t>
      </w:r>
    </w:p>
    <w:p w14:paraId="25C821DA" w14:textId="2DD1FB07" w:rsidR="00972422" w:rsidRPr="003F3CF3" w:rsidRDefault="00972422" w:rsidP="0080622E"/>
    <w:p w14:paraId="32CEE0FC" w14:textId="417776AE" w:rsidR="00515C9A" w:rsidRDefault="00515C9A" w:rsidP="0080622E">
      <w:r w:rsidRPr="003F3CF3">
        <w:rPr>
          <w:b/>
          <w:bCs/>
        </w:rPr>
        <w:t xml:space="preserve">Objective </w:t>
      </w:r>
      <w:r w:rsidR="0048278B" w:rsidRPr="003F3CF3">
        <w:rPr>
          <w:b/>
          <w:bCs/>
        </w:rPr>
        <w:t>4</w:t>
      </w:r>
      <w:r w:rsidRPr="003F3CF3">
        <w:rPr>
          <w:b/>
          <w:bCs/>
        </w:rPr>
        <w:t xml:space="preserve">: </w:t>
      </w:r>
      <w:r>
        <w:t>Make a functioning autonomous car that follows a white line(20mm).</w:t>
      </w:r>
    </w:p>
    <w:p w14:paraId="4BF56BDA" w14:textId="2DF3C369" w:rsidR="00515C9A" w:rsidRDefault="00BE59B7" w:rsidP="0080622E">
      <w:r>
        <w:t xml:space="preserve">Specific: </w:t>
      </w:r>
      <w:r w:rsidR="00D13D60">
        <w:t xml:space="preserve">The car </w:t>
      </w:r>
      <w:r w:rsidR="00E62C9A">
        <w:t>will need to follow the white line</w:t>
      </w:r>
      <w:r w:rsidR="00473061">
        <w:t xml:space="preserve"> stric</w:t>
      </w:r>
      <w:r w:rsidR="00D95B3F">
        <w:t>tly</w:t>
      </w:r>
      <w:r w:rsidR="00000FC0">
        <w:t xml:space="preserve"> at op</w:t>
      </w:r>
      <w:r w:rsidR="00EB77C9">
        <w:t>tima</w:t>
      </w:r>
      <w:r w:rsidR="00615B03">
        <w:t>l speed.</w:t>
      </w:r>
    </w:p>
    <w:p w14:paraId="3BAEC9FA" w14:textId="5F41B0E5" w:rsidR="00615B03" w:rsidRDefault="00261277" w:rsidP="0080622E">
      <w:r>
        <w:t xml:space="preserve">Measurable: </w:t>
      </w:r>
      <w:r w:rsidR="00123BEA">
        <w:t xml:space="preserve"> </w:t>
      </w:r>
      <w:r w:rsidR="008D4F17">
        <w:t>If the</w:t>
      </w:r>
      <w:r w:rsidR="001F4059">
        <w:t xml:space="preserve"> car follows the line strictly and at optimal speed </w:t>
      </w:r>
      <w:r w:rsidR="008D4F17">
        <w:t>the objective would be complete.</w:t>
      </w:r>
    </w:p>
    <w:p w14:paraId="45C827D5" w14:textId="243DD3CB" w:rsidR="008D4F17" w:rsidRDefault="003562A2" w:rsidP="0080622E">
      <w:r>
        <w:t>Achie</w:t>
      </w:r>
      <w:r w:rsidR="00543D42">
        <w:t>vable: Yes</w:t>
      </w:r>
      <w:r w:rsidR="00EA3A11">
        <w:t xml:space="preserve">, </w:t>
      </w:r>
      <w:r w:rsidR="00D36C97">
        <w:t xml:space="preserve">with the </w:t>
      </w:r>
      <w:r w:rsidR="00A14186">
        <w:t xml:space="preserve">use of sensors and </w:t>
      </w:r>
      <w:r w:rsidR="00116E63">
        <w:t>specific programming elements, is possible to achieve the objective.</w:t>
      </w:r>
    </w:p>
    <w:p w14:paraId="0B46A732" w14:textId="2BE16161" w:rsidR="00543D42" w:rsidRDefault="00543D42" w:rsidP="0080622E">
      <w:r>
        <w:t>Rele</w:t>
      </w:r>
      <w:r w:rsidR="00E04256">
        <w:t xml:space="preserve">vant: Yes, it is </w:t>
      </w:r>
      <w:r w:rsidR="00C70955">
        <w:t>fundamental that the car follows the line properly</w:t>
      </w:r>
      <w:r w:rsidR="00116E63">
        <w:t xml:space="preserve">, </w:t>
      </w:r>
      <w:r w:rsidR="00AC2EC4">
        <w:t xml:space="preserve">so that all the other objectives maybe can </w:t>
      </w:r>
      <w:r w:rsidR="00280155">
        <w:t>be also achieved.</w:t>
      </w:r>
    </w:p>
    <w:p w14:paraId="43C96578" w14:textId="578F30EC" w:rsidR="00C70955" w:rsidRDefault="00C70955" w:rsidP="0080622E">
      <w:pPr>
        <w:rPr>
          <w:color w:val="000000" w:themeColor="text1"/>
        </w:rPr>
      </w:pPr>
      <w:r>
        <w:t xml:space="preserve">Time-bound: </w:t>
      </w:r>
      <w:r w:rsidR="0048278B" w:rsidRPr="0855506F">
        <w:rPr>
          <w:color w:val="000000" w:themeColor="text1"/>
        </w:rPr>
        <w:t>The final design of the sensors on the car dedicated to following the line need to be completed by week 3,5 when the technical design is finalised. From there, the code for testing the parts and components should be compete at the immediate beginning of the testing phase in week 4,1 and improved from there.</w:t>
      </w:r>
    </w:p>
    <w:p w14:paraId="611D24F8" w14:textId="6036E099" w:rsidR="00394257" w:rsidRPr="00394257" w:rsidRDefault="00394257" w:rsidP="0855506F">
      <w:pPr>
        <w:rPr>
          <w:color w:val="000000" w:themeColor="text1"/>
        </w:rPr>
      </w:pPr>
    </w:p>
    <w:p w14:paraId="3EF0B65B" w14:textId="4061EC7A" w:rsidR="0048278B" w:rsidRDefault="0048278B" w:rsidP="0080622E">
      <w:r w:rsidRPr="003F3CF3">
        <w:rPr>
          <w:b/>
          <w:bCs/>
        </w:rPr>
        <w:t>Objective 5:</w:t>
      </w:r>
      <w:r>
        <w:t xml:space="preserve"> </w:t>
      </w:r>
      <w:r w:rsidR="00A028C9">
        <w:t xml:space="preserve">The car </w:t>
      </w:r>
      <w:r w:rsidR="0075442D">
        <w:t xml:space="preserve">needs to operate for 30 minutes on a full charge. </w:t>
      </w:r>
    </w:p>
    <w:p w14:paraId="011F35FA" w14:textId="2EAD0FF6" w:rsidR="0075442D" w:rsidRDefault="0075442D" w:rsidP="0080622E">
      <w:r>
        <w:t xml:space="preserve">Specific: </w:t>
      </w:r>
      <w:r w:rsidR="00FA60D1">
        <w:t xml:space="preserve">A battery needs to be chosen that will </w:t>
      </w:r>
      <w:r w:rsidR="005455F2">
        <w:t xml:space="preserve">provide all the charge needed for the car </w:t>
      </w:r>
      <w:r w:rsidR="00051535">
        <w:t xml:space="preserve">to operate in full </w:t>
      </w:r>
      <w:r w:rsidR="00754F65">
        <w:t xml:space="preserve">capacity, while also lasting for at least 30 minutes. </w:t>
      </w:r>
    </w:p>
    <w:p w14:paraId="20908B1C" w14:textId="326F498E" w:rsidR="00C60153" w:rsidRDefault="00C60153" w:rsidP="0080622E">
      <w:r>
        <w:lastRenderedPageBreak/>
        <w:t xml:space="preserve">Measurable: </w:t>
      </w:r>
      <w:r w:rsidR="00BE0E7E">
        <w:t xml:space="preserve">This will be Measurable by two </w:t>
      </w:r>
      <w:r w:rsidR="00791CDE">
        <w:t xml:space="preserve">methods, doing all the calculations and by </w:t>
      </w:r>
      <w:r w:rsidR="00CC7FE9">
        <w:t xml:space="preserve">the real testing. </w:t>
      </w:r>
    </w:p>
    <w:p w14:paraId="2EEBAF86" w14:textId="3922D5FC" w:rsidR="00AC306F" w:rsidRDefault="00AC306F" w:rsidP="0080622E">
      <w:r>
        <w:t>Achievable: Yes</w:t>
      </w:r>
      <w:r w:rsidR="00CB43FB">
        <w:t>,</w:t>
      </w:r>
      <w:r w:rsidR="00F23A0F">
        <w:t xml:space="preserve"> </w:t>
      </w:r>
      <w:r w:rsidR="007C1424">
        <w:t>for this task is necessary to do some calculations, but this is</w:t>
      </w:r>
      <w:r w:rsidR="00EF018C">
        <w:t xml:space="preserve"> </w:t>
      </w:r>
      <w:r w:rsidR="000E34A2">
        <w:t>a very</w:t>
      </w:r>
      <w:r w:rsidR="008B5706">
        <w:t xml:space="preserve"> </w:t>
      </w:r>
      <w:r w:rsidR="00444CE6">
        <w:t>common</w:t>
      </w:r>
      <w:r w:rsidR="008B5706">
        <w:t xml:space="preserve"> task and necess</w:t>
      </w:r>
      <w:r w:rsidR="00444CE6">
        <w:t>ity for many similar projects.</w:t>
      </w:r>
    </w:p>
    <w:p w14:paraId="6CAEA0C9" w14:textId="5ABED475" w:rsidR="00AC306F" w:rsidRDefault="00AC306F" w:rsidP="0080622E">
      <w:r>
        <w:t>Relevant: Yes</w:t>
      </w:r>
      <w:r w:rsidR="00444CE6">
        <w:t xml:space="preserve">, without this </w:t>
      </w:r>
      <w:r w:rsidR="00C657B6">
        <w:t xml:space="preserve">the car will not work </w:t>
      </w:r>
      <w:r w:rsidR="005F006D">
        <w:t>because it doesn’t have energy.</w:t>
      </w:r>
    </w:p>
    <w:p w14:paraId="399BDDD6" w14:textId="20D66B2F" w:rsidR="00AC306F" w:rsidRDefault="00AC306F" w:rsidP="0080622E">
      <w:pPr>
        <w:rPr>
          <w:color w:val="000000" w:themeColor="text1"/>
        </w:rPr>
      </w:pPr>
      <w:r>
        <w:t xml:space="preserve">Time-Bound: </w:t>
      </w:r>
      <w:r w:rsidR="003F3CF3" w:rsidRPr="0855506F">
        <w:rPr>
          <w:color w:val="000000" w:themeColor="text1"/>
        </w:rPr>
        <w:t>This must be done at the end of week 3,5 and improve in quarter 4.</w:t>
      </w:r>
    </w:p>
    <w:bookmarkEnd w:id="13"/>
    <w:p w14:paraId="4ADA677D" w14:textId="77777777" w:rsidR="00394257" w:rsidRPr="00394257" w:rsidRDefault="00394257" w:rsidP="0855506F"/>
    <w:p w14:paraId="1254DA35" w14:textId="5CCF7298" w:rsidR="00E63881" w:rsidRDefault="00E63881" w:rsidP="00E63881">
      <w:r w:rsidRPr="003F3CF3">
        <w:rPr>
          <w:b/>
          <w:bCs/>
        </w:rPr>
        <w:t xml:space="preserve">Objective </w:t>
      </w:r>
      <w:r>
        <w:rPr>
          <w:b/>
          <w:bCs/>
        </w:rPr>
        <w:t>6</w:t>
      </w:r>
      <w:r w:rsidRPr="003F3CF3">
        <w:rPr>
          <w:b/>
          <w:bCs/>
        </w:rPr>
        <w:t>:</w:t>
      </w:r>
      <w:r>
        <w:rPr>
          <w:b/>
          <w:bCs/>
        </w:rPr>
        <w:t xml:space="preserve"> </w:t>
      </w:r>
      <w:r>
        <w:t>3D print</w:t>
      </w:r>
    </w:p>
    <w:p w14:paraId="21B2B619" w14:textId="36717BA5" w:rsidR="003C4EB5" w:rsidRDefault="00477CBC" w:rsidP="00E63881">
      <w:r>
        <w:t>Speci</w:t>
      </w:r>
      <w:r w:rsidR="000E6507">
        <w:t xml:space="preserve">fic: </w:t>
      </w:r>
      <w:r w:rsidR="009155AA">
        <w:t xml:space="preserve">A </w:t>
      </w:r>
      <w:r w:rsidR="007B6FD7">
        <w:t xml:space="preserve">3D </w:t>
      </w:r>
      <w:r w:rsidR="009155AA">
        <w:t>case for the</w:t>
      </w:r>
      <w:r w:rsidR="007B6FD7">
        <w:t xml:space="preserve"> car </w:t>
      </w:r>
      <w:r w:rsidR="00C87D25">
        <w:t>so everything is held properl</w:t>
      </w:r>
      <w:r w:rsidR="00757434">
        <w:t xml:space="preserve">y. </w:t>
      </w:r>
    </w:p>
    <w:p w14:paraId="58327CD3" w14:textId="13415319" w:rsidR="00757434" w:rsidRDefault="00D65669" w:rsidP="00E63881">
      <w:r>
        <w:t xml:space="preserve">Measurable: </w:t>
      </w:r>
      <w:r w:rsidR="005A799F">
        <w:t>The case will be tested by placing in the cha</w:t>
      </w:r>
      <w:r w:rsidR="00C35813">
        <w:t>ssis with the components</w:t>
      </w:r>
      <w:r w:rsidR="007F2E36">
        <w:t xml:space="preserve">. </w:t>
      </w:r>
    </w:p>
    <w:p w14:paraId="2DA3F545" w14:textId="2CBBDAB5" w:rsidR="007F2E36" w:rsidRDefault="007F2E36" w:rsidP="00E63881">
      <w:r>
        <w:t>Achie</w:t>
      </w:r>
      <w:r w:rsidR="005731AD">
        <w:t>vable: Yes</w:t>
      </w:r>
      <w:r w:rsidR="005F006D">
        <w:t xml:space="preserve">, 3D print is very used </w:t>
      </w:r>
      <w:r w:rsidR="00823774">
        <w:t>for many types of pro</w:t>
      </w:r>
      <w:r w:rsidR="008258B0">
        <w:t>totypes and other</w:t>
      </w:r>
      <w:r w:rsidR="00A3156F">
        <w:t xml:space="preserve"> objectives, and in many similar </w:t>
      </w:r>
      <w:r w:rsidR="000A61C5">
        <w:t xml:space="preserve">projects it was used. </w:t>
      </w:r>
      <w:r w:rsidR="00F93309">
        <w:t xml:space="preserve">The skill for 3D modelling will </w:t>
      </w:r>
      <w:r w:rsidR="00F01160">
        <w:t>be needed</w:t>
      </w:r>
      <w:r w:rsidR="00F93309">
        <w:t xml:space="preserve"> to be developed but </w:t>
      </w:r>
      <w:r w:rsidR="00F01160">
        <w:t>it is something that can be learned in th</w:t>
      </w:r>
      <w:r w:rsidR="00CD1E3A">
        <w:t>e</w:t>
      </w:r>
      <w:r w:rsidR="00F01160">
        <w:t xml:space="preserve"> </w:t>
      </w:r>
      <w:r w:rsidR="00CD1E3A">
        <w:t>period of the project</w:t>
      </w:r>
      <w:r w:rsidR="00F01160">
        <w:t xml:space="preserve">. </w:t>
      </w:r>
    </w:p>
    <w:p w14:paraId="7F0217C8" w14:textId="2D4D0791" w:rsidR="005F006D" w:rsidRDefault="005F006D" w:rsidP="00E63881">
      <w:r>
        <w:t xml:space="preserve">Relevant: Yes, </w:t>
      </w:r>
      <w:r w:rsidR="00663FA9">
        <w:t>it</w:t>
      </w:r>
      <w:r w:rsidR="00F01160">
        <w:t xml:space="preserve"> is no</w:t>
      </w:r>
      <w:r w:rsidR="00FD6D6F">
        <w:t xml:space="preserve">t the most relevant objective, but as is a demand from the client and is will also help with the structure of the </w:t>
      </w:r>
      <w:r w:rsidR="00FD72C6">
        <w:t xml:space="preserve">project </w:t>
      </w:r>
      <w:r w:rsidR="004038B6">
        <w:t xml:space="preserve">it </w:t>
      </w:r>
      <w:r w:rsidR="004F3CDF">
        <w:t xml:space="preserve">which is </w:t>
      </w:r>
      <w:r w:rsidR="00CD1E3A">
        <w:t xml:space="preserve">essential. </w:t>
      </w:r>
    </w:p>
    <w:p w14:paraId="5A1B741D" w14:textId="7EDF573E" w:rsidR="009E3F79" w:rsidRDefault="009E3F79" w:rsidP="00E63881">
      <w:r>
        <w:t xml:space="preserve">Time-bound: </w:t>
      </w:r>
      <w:r w:rsidR="00DD3D60" w:rsidRPr="00394257">
        <w:rPr>
          <w:rFonts w:cstheme="minorHAnsi"/>
          <w:color w:val="000000" w:themeColor="text1"/>
        </w:rPr>
        <w:t>The 3D print needs to be done by the time the prototype is made, which is week 4,3, therefore a final design should be ready for printing by week 4,1. The software function for the car hitting the finishing line should be ready at the beginning of week 4,1 to be integrated when the car is assembled.</w:t>
      </w:r>
    </w:p>
    <w:p w14:paraId="5E7127D1" w14:textId="77777777" w:rsidR="002C0AC8" w:rsidRDefault="002C0AC8" w:rsidP="0080622E"/>
    <w:p w14:paraId="24492C21" w14:textId="77777777" w:rsidR="00410EEC" w:rsidRPr="00410EEC" w:rsidRDefault="00410EEC" w:rsidP="004357A4">
      <w:pPr>
        <w:pStyle w:val="NoSpacing"/>
        <w:rPr>
          <w:i/>
          <w:iCs/>
          <w:lang w:val="en-US"/>
        </w:rPr>
      </w:pPr>
    </w:p>
    <w:p w14:paraId="299856C3" w14:textId="77777777" w:rsidR="00EF1EBC" w:rsidRDefault="00EF1EBC">
      <w:r>
        <w:br w:type="page"/>
      </w:r>
    </w:p>
    <w:p w14:paraId="54454AAF" w14:textId="5FD5F878" w:rsidR="00EF1EBC" w:rsidRDefault="00352B69" w:rsidP="00171037">
      <w:pPr>
        <w:pStyle w:val="Heading1"/>
      </w:pPr>
      <w:bookmarkStart w:id="18" w:name="_Toc508967064"/>
      <w:bookmarkStart w:id="19" w:name="_Toc167289943"/>
      <w:r>
        <w:lastRenderedPageBreak/>
        <w:t>Project A</w:t>
      </w:r>
      <w:r w:rsidR="00EF1EBC">
        <w:t>ctivities</w:t>
      </w:r>
      <w:bookmarkEnd w:id="18"/>
      <w:bookmarkEnd w:id="19"/>
    </w:p>
    <w:p w14:paraId="3FCEBA1A" w14:textId="77777777" w:rsidR="007D5D0C" w:rsidRDefault="007D5D0C" w:rsidP="00B4749A">
      <w:pPr>
        <w:rPr>
          <w:rFonts w:cstheme="minorHAnsi"/>
        </w:rPr>
      </w:pPr>
      <w:bookmarkStart w:id="20" w:name="_Hlk155947555"/>
    </w:p>
    <w:p w14:paraId="605CBEED" w14:textId="6601FC89" w:rsidR="00E33A3B" w:rsidRPr="00E33A3B" w:rsidRDefault="003D46B3" w:rsidP="00B4749A">
      <w:r>
        <w:rPr>
          <w:rFonts w:cstheme="minorHAnsi"/>
        </w:rPr>
        <w:t>To accomplish</w:t>
      </w:r>
      <w:r w:rsidR="00B4749A">
        <w:rPr>
          <w:rFonts w:cstheme="minorHAnsi"/>
        </w:rPr>
        <w:t xml:space="preserve"> t</w:t>
      </w:r>
      <w:r w:rsidR="009243D1">
        <w:rPr>
          <w:rFonts w:cstheme="minorHAnsi"/>
        </w:rPr>
        <w:t>he project</w:t>
      </w:r>
      <w:r w:rsidR="00122DFD">
        <w:rPr>
          <w:rFonts w:cstheme="minorHAnsi"/>
        </w:rPr>
        <w:t xml:space="preserve"> </w:t>
      </w:r>
      <w:r w:rsidR="009648B4">
        <w:rPr>
          <w:rFonts w:cstheme="minorHAnsi"/>
        </w:rPr>
        <w:t xml:space="preserve">there are several phases </w:t>
      </w:r>
      <w:r w:rsidR="005A4650">
        <w:rPr>
          <w:rFonts w:cstheme="minorHAnsi"/>
        </w:rPr>
        <w:t>and activities</w:t>
      </w:r>
      <w:r w:rsidR="00DD27A7">
        <w:rPr>
          <w:rFonts w:cstheme="minorHAnsi"/>
        </w:rPr>
        <w:t xml:space="preserve"> for each</w:t>
      </w:r>
      <w:r w:rsidR="005A4650">
        <w:rPr>
          <w:rFonts w:cstheme="minorHAnsi"/>
        </w:rPr>
        <w:t xml:space="preserve"> that need to be done, we are going to </w:t>
      </w:r>
      <w:r w:rsidR="008E41C8">
        <w:rPr>
          <w:rFonts w:cstheme="minorHAnsi"/>
        </w:rPr>
        <w:t xml:space="preserve">use the v-model </w:t>
      </w:r>
      <w:r w:rsidR="00DA7DB7">
        <w:rPr>
          <w:rFonts w:cstheme="minorHAnsi"/>
        </w:rPr>
        <w:t xml:space="preserve">to </w:t>
      </w:r>
      <w:r w:rsidR="00F17C3A">
        <w:rPr>
          <w:rFonts w:cstheme="minorHAnsi"/>
        </w:rPr>
        <w:t xml:space="preserve">guide </w:t>
      </w:r>
      <w:r w:rsidR="009268E4">
        <w:rPr>
          <w:rFonts w:cstheme="minorHAnsi"/>
        </w:rPr>
        <w:t xml:space="preserve">the team. </w:t>
      </w:r>
      <w:r w:rsidR="00DC70CF">
        <w:rPr>
          <w:rFonts w:cstheme="minorHAnsi"/>
        </w:rPr>
        <w:t xml:space="preserve">And in </w:t>
      </w:r>
      <w:r w:rsidR="00A82D72">
        <w:rPr>
          <w:rFonts w:cstheme="minorHAnsi"/>
        </w:rPr>
        <w:t>each phase</w:t>
      </w:r>
      <w:r w:rsidR="00A4079E">
        <w:rPr>
          <w:rFonts w:cstheme="minorHAnsi"/>
        </w:rPr>
        <w:t xml:space="preserve"> the activities are </w:t>
      </w:r>
      <w:r w:rsidR="00A82D72">
        <w:rPr>
          <w:rFonts w:cstheme="minorHAnsi"/>
        </w:rPr>
        <w:t xml:space="preserve">going to be organized by order </w:t>
      </w:r>
      <w:r w:rsidR="00A4079E">
        <w:rPr>
          <w:rFonts w:cstheme="minorHAnsi"/>
        </w:rPr>
        <w:t>of importance</w:t>
      </w:r>
      <w:r w:rsidR="00BC4A21">
        <w:rPr>
          <w:rFonts w:cstheme="minorHAnsi"/>
        </w:rPr>
        <w:t>.</w:t>
      </w:r>
    </w:p>
    <w:p w14:paraId="2623F30C" w14:textId="59E6BB7A" w:rsidR="00E33A3B" w:rsidRPr="002C0AC8" w:rsidRDefault="00E33A3B" w:rsidP="00C750B1">
      <w:pPr>
        <w:rPr>
          <w:rFonts w:ascii="Lucida Sans Unicode" w:hAnsi="Lucida Sans Unicode" w:cs="Lucida Sans Unicode"/>
          <w:i/>
          <w:iCs/>
          <w:sz w:val="16"/>
          <w:szCs w:val="16"/>
        </w:rPr>
      </w:pPr>
    </w:p>
    <w:p w14:paraId="63389480" w14:textId="458FFFEC" w:rsidR="007D5D0C" w:rsidRDefault="007D5D0C" w:rsidP="007D5D0C">
      <w:pPr>
        <w:pStyle w:val="Heading2"/>
      </w:pPr>
      <w:bookmarkStart w:id="21" w:name="_Toc167289944"/>
      <w:r w:rsidRPr="007D5D0C">
        <w:t>Different phases</w:t>
      </w:r>
      <w:bookmarkEnd w:id="21"/>
    </w:p>
    <w:p w14:paraId="2A5A356E" w14:textId="77777777" w:rsidR="00C85CCB" w:rsidRDefault="00C85CCB" w:rsidP="00313744">
      <w:pPr>
        <w:rPr>
          <w:rFonts w:cstheme="minorHAnsi"/>
        </w:rPr>
      </w:pPr>
    </w:p>
    <w:p w14:paraId="244AE919" w14:textId="7E05E2AD" w:rsidR="00E46FDB" w:rsidRDefault="00F35DD6" w:rsidP="0028246E">
      <w:pPr>
        <w:pStyle w:val="Heading3"/>
        <w:numPr>
          <w:ilvl w:val="0"/>
          <w:numId w:val="0"/>
        </w:numPr>
        <w:ind w:left="720"/>
      </w:pPr>
      <w:bookmarkStart w:id="22" w:name="_Toc167289945"/>
      <w:r>
        <w:t>1</w:t>
      </w:r>
      <w:r w:rsidRPr="0051778A">
        <w:rPr>
          <w:vertAlign w:val="superscript"/>
        </w:rPr>
        <w:t>st</w:t>
      </w:r>
      <w:r w:rsidR="0051778A">
        <w:t xml:space="preserve"> Phase: </w:t>
      </w:r>
      <w:r w:rsidR="00E46FDB">
        <w:t>Project Setup</w:t>
      </w:r>
      <w:r w:rsidR="0051778A">
        <w:t xml:space="preserve"> -</w:t>
      </w:r>
      <w:r w:rsidR="00E46FDB">
        <w:t xml:space="preserve"> </w:t>
      </w:r>
      <w:r w:rsidR="00C87ADC">
        <w:t>Requirements/</w:t>
      </w:r>
      <w:r w:rsidR="009243D1">
        <w:t>A</w:t>
      </w:r>
      <w:r w:rsidR="00C87ADC">
        <w:t>nalysis</w:t>
      </w:r>
      <w:bookmarkEnd w:id="22"/>
    </w:p>
    <w:p w14:paraId="47D91DE5" w14:textId="4BFC58B0" w:rsidR="007F4F68" w:rsidRDefault="005A7FAA" w:rsidP="00313744">
      <w:pPr>
        <w:rPr>
          <w:rFonts w:cstheme="minorHAnsi"/>
        </w:rPr>
      </w:pPr>
      <w:r>
        <w:rPr>
          <w:rFonts w:cstheme="minorHAnsi"/>
        </w:rPr>
        <w:t xml:space="preserve">Project setup is focused on organizing the main objectives that the client </w:t>
      </w:r>
      <w:r w:rsidR="002E76CF">
        <w:rPr>
          <w:rFonts w:cstheme="minorHAnsi"/>
        </w:rPr>
        <w:t xml:space="preserve">has </w:t>
      </w:r>
      <w:r w:rsidR="005005BC">
        <w:rPr>
          <w:rFonts w:cstheme="minorHAnsi"/>
        </w:rPr>
        <w:t>requested and</w:t>
      </w:r>
      <w:r>
        <w:rPr>
          <w:rFonts w:cstheme="minorHAnsi"/>
        </w:rPr>
        <w:t xml:space="preserve"> </w:t>
      </w:r>
      <w:r w:rsidR="0097589D">
        <w:rPr>
          <w:rFonts w:cstheme="minorHAnsi"/>
        </w:rPr>
        <w:t xml:space="preserve">develop a strategy and test </w:t>
      </w:r>
      <w:r w:rsidR="00450148">
        <w:rPr>
          <w:rFonts w:cstheme="minorHAnsi"/>
        </w:rPr>
        <w:t>plan</w:t>
      </w:r>
      <w:r w:rsidR="00973332">
        <w:rPr>
          <w:rFonts w:cstheme="minorHAnsi"/>
        </w:rPr>
        <w:t xml:space="preserve"> to do so in</w:t>
      </w:r>
      <w:r w:rsidR="008B710E">
        <w:rPr>
          <w:rFonts w:cstheme="minorHAnsi"/>
        </w:rPr>
        <w:t xml:space="preserve"> </w:t>
      </w:r>
      <w:r w:rsidR="00492AC3">
        <w:rPr>
          <w:rFonts w:cstheme="minorHAnsi"/>
        </w:rPr>
        <w:t xml:space="preserve">the time </w:t>
      </w:r>
      <w:r w:rsidR="00BA1969">
        <w:rPr>
          <w:rFonts w:cstheme="minorHAnsi"/>
        </w:rPr>
        <w:t>established</w:t>
      </w:r>
      <w:r w:rsidR="00534339">
        <w:rPr>
          <w:rFonts w:cstheme="minorHAnsi"/>
        </w:rPr>
        <w:t xml:space="preserve"> </w:t>
      </w:r>
      <w:r w:rsidR="00802752">
        <w:rPr>
          <w:rFonts w:cstheme="minorHAnsi"/>
        </w:rPr>
        <w:t>by the clients and the team.</w:t>
      </w:r>
    </w:p>
    <w:p w14:paraId="00298005" w14:textId="623C107B" w:rsidR="00450148" w:rsidRDefault="00CE2F45" w:rsidP="0028246E">
      <w:pPr>
        <w:pStyle w:val="Heading3"/>
        <w:numPr>
          <w:ilvl w:val="0"/>
          <w:numId w:val="0"/>
        </w:numPr>
        <w:ind w:left="720"/>
      </w:pPr>
      <w:bookmarkStart w:id="23" w:name="_Toc167289946"/>
      <w:r>
        <w:t>2</w:t>
      </w:r>
      <w:r w:rsidR="001349BC" w:rsidRPr="001349BC">
        <w:rPr>
          <w:vertAlign w:val="superscript"/>
        </w:rPr>
        <w:t>nd</w:t>
      </w:r>
      <w:r w:rsidR="001349BC">
        <w:t xml:space="preserve"> Phase: </w:t>
      </w:r>
      <w:r w:rsidR="007F3CF8">
        <w:t>Design Phase</w:t>
      </w:r>
      <w:r w:rsidR="00DA7468">
        <w:t xml:space="preserve"> – Functional and Technical</w:t>
      </w:r>
      <w:bookmarkEnd w:id="23"/>
      <w:r w:rsidR="00DA7468">
        <w:t xml:space="preserve"> </w:t>
      </w:r>
    </w:p>
    <w:p w14:paraId="2ADF3393" w14:textId="3CBFF21F" w:rsidR="00BA1969" w:rsidRDefault="00123C21" w:rsidP="00A94558">
      <w:pPr>
        <w:rPr>
          <w:rFonts w:cstheme="minorHAnsi"/>
        </w:rPr>
      </w:pPr>
      <w:r>
        <w:rPr>
          <w:rFonts w:cstheme="minorHAnsi"/>
        </w:rPr>
        <w:t xml:space="preserve">Design </w:t>
      </w:r>
      <w:r w:rsidR="00F44714">
        <w:rPr>
          <w:rFonts w:cstheme="minorHAnsi"/>
        </w:rPr>
        <w:t xml:space="preserve">phase </w:t>
      </w:r>
      <w:r w:rsidR="00416802">
        <w:rPr>
          <w:rFonts w:cstheme="minorHAnsi"/>
        </w:rPr>
        <w:t xml:space="preserve">englobes developing </w:t>
      </w:r>
      <w:r w:rsidR="0020516F">
        <w:rPr>
          <w:rFonts w:cstheme="minorHAnsi"/>
        </w:rPr>
        <w:t xml:space="preserve">concepts to </w:t>
      </w:r>
      <w:r w:rsidR="006E6379">
        <w:rPr>
          <w:rFonts w:cstheme="minorHAnsi"/>
        </w:rPr>
        <w:t xml:space="preserve">solve the problem brought by the </w:t>
      </w:r>
      <w:r w:rsidR="00D41958">
        <w:rPr>
          <w:rFonts w:cstheme="minorHAnsi"/>
        </w:rPr>
        <w:t xml:space="preserve">clients and the team, </w:t>
      </w:r>
      <w:r w:rsidR="00F14CD1">
        <w:rPr>
          <w:rFonts w:cstheme="minorHAnsi"/>
        </w:rPr>
        <w:t>this is shown by developing block diagrams and</w:t>
      </w:r>
      <w:r w:rsidR="00D20015">
        <w:rPr>
          <w:rFonts w:cstheme="minorHAnsi"/>
        </w:rPr>
        <w:t xml:space="preserve"> flowcharts</w:t>
      </w:r>
      <w:r w:rsidR="00010EE0">
        <w:rPr>
          <w:rFonts w:cstheme="minorHAnsi"/>
        </w:rPr>
        <w:t>. Ther</w:t>
      </w:r>
      <w:r w:rsidR="00050971">
        <w:rPr>
          <w:rFonts w:cstheme="minorHAnsi"/>
        </w:rPr>
        <w:t xml:space="preserve">e are two main sections, the functional </w:t>
      </w:r>
      <w:r w:rsidR="001C5F70">
        <w:rPr>
          <w:rFonts w:cstheme="minorHAnsi"/>
        </w:rPr>
        <w:t>design,</w:t>
      </w:r>
      <w:r w:rsidR="00050971">
        <w:rPr>
          <w:rFonts w:cstheme="minorHAnsi"/>
        </w:rPr>
        <w:t xml:space="preserve"> and the technical design. </w:t>
      </w:r>
      <w:r w:rsidR="0007240C">
        <w:rPr>
          <w:rFonts w:cstheme="minorHAnsi"/>
        </w:rPr>
        <w:t xml:space="preserve">The Functional design is focused on the ideas and process to </w:t>
      </w:r>
      <w:r w:rsidR="00B23516">
        <w:rPr>
          <w:rFonts w:cstheme="minorHAnsi"/>
        </w:rPr>
        <w:t>make the objectives work</w:t>
      </w:r>
      <w:r w:rsidR="00C20A32">
        <w:rPr>
          <w:rFonts w:cstheme="minorHAnsi"/>
        </w:rPr>
        <w:t xml:space="preserve">. </w:t>
      </w:r>
      <w:r w:rsidR="00F96735">
        <w:rPr>
          <w:rFonts w:cstheme="minorHAnsi"/>
        </w:rPr>
        <w:t xml:space="preserve">And the Technical Design uses theses functional designs to </w:t>
      </w:r>
      <w:r w:rsidR="00084B42">
        <w:rPr>
          <w:rFonts w:cstheme="minorHAnsi"/>
        </w:rPr>
        <w:t xml:space="preserve">research </w:t>
      </w:r>
      <w:r w:rsidR="008954BE">
        <w:rPr>
          <w:rFonts w:cstheme="minorHAnsi"/>
        </w:rPr>
        <w:t xml:space="preserve">components that will serve the </w:t>
      </w:r>
      <w:r w:rsidR="002D011C">
        <w:rPr>
          <w:rFonts w:cstheme="minorHAnsi"/>
        </w:rPr>
        <w:t xml:space="preserve">ideas well </w:t>
      </w:r>
      <w:r w:rsidR="001C5F70">
        <w:rPr>
          <w:rFonts w:cstheme="minorHAnsi"/>
        </w:rPr>
        <w:t>and</w:t>
      </w:r>
      <w:r w:rsidR="002D011C">
        <w:rPr>
          <w:rFonts w:cstheme="minorHAnsi"/>
        </w:rPr>
        <w:t xml:space="preserve"> </w:t>
      </w:r>
      <w:r w:rsidR="001C5F70">
        <w:rPr>
          <w:rFonts w:cstheme="minorHAnsi"/>
        </w:rPr>
        <w:t xml:space="preserve">how they would interact with each other </w:t>
      </w:r>
      <w:r w:rsidR="005F39E1">
        <w:rPr>
          <w:rFonts w:cstheme="minorHAnsi"/>
        </w:rPr>
        <w:t>to</w:t>
      </w:r>
      <w:r w:rsidR="001C5F70">
        <w:rPr>
          <w:rFonts w:cstheme="minorHAnsi"/>
        </w:rPr>
        <w:t xml:space="preserve"> properly work.</w:t>
      </w:r>
    </w:p>
    <w:p w14:paraId="75E6E13A" w14:textId="53AA8347" w:rsidR="004F44E7" w:rsidRDefault="00AB3F9F" w:rsidP="0028246E">
      <w:pPr>
        <w:pStyle w:val="Heading3"/>
        <w:numPr>
          <w:ilvl w:val="0"/>
          <w:numId w:val="0"/>
        </w:numPr>
        <w:ind w:left="720"/>
      </w:pPr>
      <w:bookmarkStart w:id="24" w:name="_Toc167289947"/>
      <w:r>
        <w:t>3</w:t>
      </w:r>
      <w:r w:rsidRPr="00AB3F9F">
        <w:rPr>
          <w:vertAlign w:val="superscript"/>
        </w:rPr>
        <w:t>rd</w:t>
      </w:r>
      <w:r>
        <w:t xml:space="preserve"> Phase: Realisation</w:t>
      </w:r>
      <w:r w:rsidR="004D0BEE">
        <w:t>/</w:t>
      </w:r>
      <w:r w:rsidR="00DA2CB9">
        <w:t xml:space="preserve"> </w:t>
      </w:r>
      <w:r w:rsidR="00F00DBF">
        <w:t>Implementation.</w:t>
      </w:r>
      <w:bookmarkEnd w:id="24"/>
    </w:p>
    <w:p w14:paraId="1D97565F" w14:textId="3327632D" w:rsidR="001C5F70" w:rsidRPr="001837D9" w:rsidRDefault="005F39E1" w:rsidP="00DA2CB9">
      <w:r>
        <w:t xml:space="preserve">Realisation and implementation </w:t>
      </w:r>
      <w:r w:rsidR="000453C0">
        <w:t>are</w:t>
      </w:r>
      <w:r w:rsidR="009A6D22">
        <w:t xml:space="preserve"> the moment that</w:t>
      </w:r>
      <w:r w:rsidR="00D967A9">
        <w:t xml:space="preserve"> </w:t>
      </w:r>
      <w:r w:rsidR="00554F4F">
        <w:t xml:space="preserve">the Hardware and software come together, meaning </w:t>
      </w:r>
      <w:r w:rsidR="00DA761A">
        <w:t xml:space="preserve">the programs for each component and </w:t>
      </w:r>
      <w:r w:rsidR="00AE2293">
        <w:t xml:space="preserve">the schematics </w:t>
      </w:r>
      <w:r w:rsidR="000453C0">
        <w:t>are set up together in preparation for the next phase.</w:t>
      </w:r>
    </w:p>
    <w:p w14:paraId="62225ECA" w14:textId="7B78C39B" w:rsidR="00F10B8F" w:rsidRDefault="004D0BEE" w:rsidP="0028246E">
      <w:pPr>
        <w:pStyle w:val="Heading3"/>
        <w:numPr>
          <w:ilvl w:val="0"/>
          <w:numId w:val="0"/>
        </w:numPr>
        <w:ind w:left="720"/>
      </w:pPr>
      <w:bookmarkStart w:id="25" w:name="_Toc167289948"/>
      <w:r>
        <w:t>4</w:t>
      </w:r>
      <w:r w:rsidR="00F10B8F" w:rsidRPr="566CF27D">
        <w:rPr>
          <w:vertAlign w:val="superscript"/>
        </w:rPr>
        <w:t>th</w:t>
      </w:r>
      <w:r w:rsidR="00F10B8F" w:rsidRPr="566CF27D">
        <w:t xml:space="preserve"> Phase: </w:t>
      </w:r>
      <w:r w:rsidR="005F216B" w:rsidRPr="3B3AF270">
        <w:t>Test Phase</w:t>
      </w:r>
      <w:bookmarkEnd w:id="25"/>
    </w:p>
    <w:p w14:paraId="1E4E6155" w14:textId="77777777" w:rsidR="000D1AF0" w:rsidRDefault="000453C0" w:rsidP="00F10B8F">
      <w:r>
        <w:t xml:space="preserve">The test phase englobes </w:t>
      </w:r>
      <w:r w:rsidR="00F56FE2">
        <w:t xml:space="preserve">the test of </w:t>
      </w:r>
      <w:r w:rsidR="007300CB">
        <w:t xml:space="preserve">all the system and </w:t>
      </w:r>
      <w:r w:rsidR="001D1B50">
        <w:t>solutions for each problem</w:t>
      </w:r>
      <w:r w:rsidR="00723329">
        <w:t xml:space="preserve"> thought before,</w:t>
      </w:r>
      <w:r w:rsidR="00E46EBD">
        <w:t xml:space="preserve"> it is when each component and each code is tested with their respective </w:t>
      </w:r>
      <w:r w:rsidR="00CF112B">
        <w:t>systems. The test phase is divided into 3 main moments, the Unit test and the integration test and the system test.</w:t>
      </w:r>
    </w:p>
    <w:p w14:paraId="09711EE1" w14:textId="77777777" w:rsidR="000D1AF0" w:rsidRDefault="00CF112B" w:rsidP="00F10B8F">
      <w:r>
        <w:t xml:space="preserve"> The unit test is when each component is tested with their code, </w:t>
      </w:r>
      <w:r w:rsidR="008E7B02">
        <w:t>is when we test limitations</w:t>
      </w:r>
      <w:r w:rsidR="0029537C">
        <w:t xml:space="preserve"> of the components </w:t>
      </w:r>
      <w:r w:rsidR="000D1AF0">
        <w:t>and</w:t>
      </w:r>
      <w:r w:rsidR="0029537C">
        <w:t xml:space="preserve"> </w:t>
      </w:r>
      <w:r w:rsidR="00C960D9">
        <w:t>how to make then properl</w:t>
      </w:r>
      <w:r w:rsidR="000D1AF0">
        <w:t>y work</w:t>
      </w:r>
      <w:r w:rsidR="008E7B02">
        <w:t>,</w:t>
      </w:r>
      <w:r w:rsidR="00227605">
        <w:t xml:space="preserve"> we</w:t>
      </w:r>
      <w:r w:rsidR="000D1AF0">
        <w:t xml:space="preserve"> also</w:t>
      </w:r>
      <w:r w:rsidR="00227605">
        <w:t xml:space="preserve"> confirm if that specific component </w:t>
      </w:r>
      <w:r w:rsidR="00B471C5">
        <w:t>does what is necessary of it.</w:t>
      </w:r>
    </w:p>
    <w:p w14:paraId="0DF25E1B" w14:textId="0F557229" w:rsidR="00FE4CC3" w:rsidRDefault="00B471C5" w:rsidP="00F10B8F">
      <w:r>
        <w:t xml:space="preserve"> </w:t>
      </w:r>
      <w:r w:rsidR="000236E1">
        <w:t xml:space="preserve">Integration testing is when we gather </w:t>
      </w:r>
      <w:r w:rsidR="000D1AF0">
        <w:t>the</w:t>
      </w:r>
      <w:r w:rsidR="00333A0C">
        <w:t xml:space="preserve"> </w:t>
      </w:r>
      <w:r w:rsidR="00570BD1">
        <w:t>components</w:t>
      </w:r>
      <w:r w:rsidR="000D1AF0">
        <w:t xml:space="preserve"> from a sub-system</w:t>
      </w:r>
      <w:r w:rsidR="00443135">
        <w:t>,</w:t>
      </w:r>
      <w:r w:rsidR="00570BD1">
        <w:t xml:space="preserve"> </w:t>
      </w:r>
      <w:r w:rsidR="007139DC">
        <w:t xml:space="preserve">and we test </w:t>
      </w:r>
      <w:r w:rsidR="000D1AF0">
        <w:t xml:space="preserve">the code </w:t>
      </w:r>
      <w:r w:rsidR="007139DC">
        <w:t xml:space="preserve">and the components together to evaluate if </w:t>
      </w:r>
      <w:r w:rsidR="00FE4CC3">
        <w:t>perform properly</w:t>
      </w:r>
      <w:r w:rsidR="00D25C76">
        <w:t xml:space="preserve">. </w:t>
      </w:r>
    </w:p>
    <w:p w14:paraId="3137C53C" w14:textId="05AD9ED6" w:rsidR="000453C0" w:rsidRDefault="00F1714F" w:rsidP="00F10B8F">
      <w:r>
        <w:t>System testing is when everything</w:t>
      </w:r>
      <w:r w:rsidR="00936459">
        <w:t xml:space="preserve"> is</w:t>
      </w:r>
      <w:r>
        <w:t xml:space="preserve"> </w:t>
      </w:r>
      <w:r w:rsidR="00FE4CC3">
        <w:t>connected,</w:t>
      </w:r>
      <w:r w:rsidR="0055649E">
        <w:t xml:space="preserve"> </w:t>
      </w:r>
      <w:r w:rsidR="00936459">
        <w:t>and all the</w:t>
      </w:r>
      <w:r w:rsidR="004C23C6">
        <w:t xml:space="preserve"> sub-systems should work in</w:t>
      </w:r>
      <w:r w:rsidR="0029537C">
        <w:t xml:space="preserve"> </w:t>
      </w:r>
      <w:r w:rsidR="004B0FC6">
        <w:t>synchrony,</w:t>
      </w:r>
      <w:r w:rsidR="0029537C">
        <w:t xml:space="preserve"> so all the main objects are achieved. </w:t>
      </w:r>
    </w:p>
    <w:p w14:paraId="07BE024C" w14:textId="77777777" w:rsidR="0028246E" w:rsidRDefault="0028246E" w:rsidP="00F10B8F"/>
    <w:p w14:paraId="5FB32CDC" w14:textId="77777777" w:rsidR="0028246E" w:rsidRPr="00F10B8F" w:rsidRDefault="0028246E" w:rsidP="00F10B8F"/>
    <w:p w14:paraId="244FAC52" w14:textId="6D1E123C" w:rsidR="00B94331" w:rsidRDefault="004D0BEE" w:rsidP="0028246E">
      <w:pPr>
        <w:pStyle w:val="Heading3"/>
        <w:numPr>
          <w:ilvl w:val="0"/>
          <w:numId w:val="0"/>
        </w:numPr>
        <w:ind w:left="720"/>
      </w:pPr>
      <w:bookmarkStart w:id="26" w:name="_Toc167289949"/>
      <w:r>
        <w:lastRenderedPageBreak/>
        <w:t>5</w:t>
      </w:r>
      <w:r w:rsidR="00B94331" w:rsidRPr="4715A69E">
        <w:rPr>
          <w:vertAlign w:val="superscript"/>
        </w:rPr>
        <w:t>th</w:t>
      </w:r>
      <w:r w:rsidR="00B94331" w:rsidRPr="4715A69E">
        <w:t xml:space="preserve"> Phase: Final </w:t>
      </w:r>
      <w:r w:rsidR="00AF1797" w:rsidRPr="56B151F4">
        <w:t>test.</w:t>
      </w:r>
      <w:bookmarkEnd w:id="26"/>
    </w:p>
    <w:p w14:paraId="50071919" w14:textId="751FA415" w:rsidR="004B0FC6" w:rsidRPr="00B94331" w:rsidRDefault="004B0FC6" w:rsidP="00B94331">
      <w:r>
        <w:t xml:space="preserve">Final test is when the company shows the final product to the client and we test it in the </w:t>
      </w:r>
      <w:proofErr w:type="gramStart"/>
      <w:r>
        <w:t>race track</w:t>
      </w:r>
      <w:proofErr w:type="gramEnd"/>
      <w:r>
        <w:t xml:space="preserve">, it is also when all the documentation is </w:t>
      </w:r>
      <w:r w:rsidR="00C750B1">
        <w:t xml:space="preserve">presented together in a report. </w:t>
      </w:r>
    </w:p>
    <w:p w14:paraId="0C2A6B30" w14:textId="1B5A797B" w:rsidR="007D5D0C" w:rsidRDefault="007D5D0C" w:rsidP="00912A8F"/>
    <w:p w14:paraId="222DE1A9" w14:textId="16E6E6F2" w:rsidR="007D5D0C" w:rsidRDefault="007D5D0C" w:rsidP="007D5D0C">
      <w:pPr>
        <w:pStyle w:val="Heading2"/>
      </w:pPr>
      <w:bookmarkStart w:id="27" w:name="_Toc167289950"/>
      <w:r>
        <w:t>Activities</w:t>
      </w:r>
      <w:bookmarkEnd w:id="27"/>
      <w:r>
        <w:t xml:space="preserve"> </w:t>
      </w:r>
    </w:p>
    <w:bookmarkEnd w:id="20"/>
    <w:p w14:paraId="14B57952" w14:textId="77777777" w:rsidR="00F112F9" w:rsidRDefault="00F112F9" w:rsidP="004D3924">
      <w:pPr>
        <w:rPr>
          <w:rFonts w:cstheme="minorHAnsi"/>
        </w:rPr>
      </w:pPr>
    </w:p>
    <w:p w14:paraId="0E2A22AF" w14:textId="080075D7" w:rsidR="004D3924" w:rsidRDefault="004D3924" w:rsidP="00F5442F">
      <w:pPr>
        <w:pStyle w:val="Heading3"/>
        <w:numPr>
          <w:ilvl w:val="0"/>
          <w:numId w:val="0"/>
        </w:numPr>
        <w:ind w:left="720"/>
      </w:pPr>
      <w:bookmarkStart w:id="28" w:name="_Toc167289951"/>
      <w:r>
        <w:t>1</w:t>
      </w:r>
      <w:r w:rsidRPr="0051778A">
        <w:rPr>
          <w:vertAlign w:val="superscript"/>
        </w:rPr>
        <w:t>st</w:t>
      </w:r>
      <w:r>
        <w:t xml:space="preserve"> Phase: Project Setup - Requirements/analysis</w:t>
      </w:r>
      <w:bookmarkEnd w:id="28"/>
    </w:p>
    <w:p w14:paraId="01814C4D" w14:textId="77777777" w:rsidR="004D3924" w:rsidRDefault="004D3924" w:rsidP="004D3924">
      <w:pPr>
        <w:pStyle w:val="ListParagraph"/>
        <w:numPr>
          <w:ilvl w:val="1"/>
          <w:numId w:val="20"/>
        </w:numPr>
        <w:rPr>
          <w:rFonts w:cstheme="minorHAnsi"/>
        </w:rPr>
      </w:pPr>
      <w:r>
        <w:rPr>
          <w:rFonts w:cstheme="minorHAnsi"/>
        </w:rPr>
        <w:t xml:space="preserve">Documentation. </w:t>
      </w:r>
    </w:p>
    <w:p w14:paraId="5858C657" w14:textId="77777777" w:rsidR="004D3924" w:rsidRPr="006658F1" w:rsidRDefault="004D3924" w:rsidP="004D3924">
      <w:pPr>
        <w:pStyle w:val="ListParagraph"/>
        <w:numPr>
          <w:ilvl w:val="1"/>
          <w:numId w:val="20"/>
        </w:numPr>
      </w:pPr>
      <w:r w:rsidRPr="525C4ABC">
        <w:t xml:space="preserve">Functional requirements. </w:t>
      </w:r>
    </w:p>
    <w:p w14:paraId="60BDE36D" w14:textId="77777777" w:rsidR="004D3924" w:rsidRPr="006658F1" w:rsidRDefault="004D3924" w:rsidP="004D3924">
      <w:pPr>
        <w:pStyle w:val="ListParagraph"/>
        <w:numPr>
          <w:ilvl w:val="1"/>
          <w:numId w:val="20"/>
        </w:numPr>
      </w:pPr>
      <w:r>
        <w:rPr>
          <w:rFonts w:cstheme="minorHAnsi"/>
        </w:rPr>
        <w:t xml:space="preserve">Technical requirements. </w:t>
      </w:r>
    </w:p>
    <w:p w14:paraId="6FCAC082" w14:textId="77777777" w:rsidR="004D3924" w:rsidRPr="006658F1" w:rsidRDefault="004D3924" w:rsidP="004D3924">
      <w:pPr>
        <w:pStyle w:val="ListParagraph"/>
        <w:numPr>
          <w:ilvl w:val="1"/>
          <w:numId w:val="20"/>
        </w:numPr>
      </w:pPr>
      <w:r w:rsidRPr="119B1474">
        <w:t>Test Plan.</w:t>
      </w:r>
    </w:p>
    <w:p w14:paraId="50483B5A" w14:textId="77777777" w:rsidR="004D3924" w:rsidRDefault="004D3924" w:rsidP="00F5442F">
      <w:pPr>
        <w:pStyle w:val="Heading3"/>
        <w:numPr>
          <w:ilvl w:val="0"/>
          <w:numId w:val="0"/>
        </w:numPr>
        <w:ind w:left="720"/>
      </w:pPr>
      <w:bookmarkStart w:id="29" w:name="_Toc167289952"/>
      <w:r>
        <w:t>2</w:t>
      </w:r>
      <w:r w:rsidRPr="001349BC">
        <w:rPr>
          <w:vertAlign w:val="superscript"/>
        </w:rPr>
        <w:t>nd</w:t>
      </w:r>
      <w:r>
        <w:t xml:space="preserve"> Phase: Design Phase – Functional and Technical</w:t>
      </w:r>
      <w:bookmarkEnd w:id="29"/>
      <w:r>
        <w:t xml:space="preserve"> </w:t>
      </w:r>
    </w:p>
    <w:p w14:paraId="02E7D0F8" w14:textId="77777777" w:rsidR="00E46824" w:rsidRDefault="004D3924" w:rsidP="004D3924">
      <w:pPr>
        <w:pStyle w:val="ListParagraph"/>
        <w:numPr>
          <w:ilvl w:val="0"/>
          <w:numId w:val="38"/>
        </w:numPr>
        <w:rPr>
          <w:rFonts w:cstheme="minorHAnsi"/>
        </w:rPr>
      </w:pPr>
      <w:r>
        <w:rPr>
          <w:rFonts w:cstheme="minorHAnsi"/>
        </w:rPr>
        <w:t>Functional Design:</w:t>
      </w:r>
    </w:p>
    <w:p w14:paraId="445FDA63" w14:textId="77777777" w:rsidR="00E46824" w:rsidRDefault="00E46824" w:rsidP="00E46824">
      <w:pPr>
        <w:pStyle w:val="ListParagraph"/>
        <w:numPr>
          <w:ilvl w:val="1"/>
          <w:numId w:val="38"/>
        </w:numPr>
        <w:rPr>
          <w:rFonts w:cstheme="minorHAnsi"/>
        </w:rPr>
      </w:pPr>
      <w:r>
        <w:rPr>
          <w:rFonts w:cstheme="minorHAnsi"/>
        </w:rPr>
        <w:t xml:space="preserve">Block Diagram </w:t>
      </w:r>
    </w:p>
    <w:p w14:paraId="442327ED" w14:textId="77777777" w:rsidR="00E46824" w:rsidRDefault="00E46824" w:rsidP="00E46824">
      <w:pPr>
        <w:pStyle w:val="ListParagraph"/>
        <w:numPr>
          <w:ilvl w:val="1"/>
          <w:numId w:val="38"/>
        </w:numPr>
        <w:rPr>
          <w:rFonts w:cstheme="minorHAnsi"/>
        </w:rPr>
      </w:pPr>
      <w:r>
        <w:rPr>
          <w:rFonts w:cstheme="minorHAnsi"/>
        </w:rPr>
        <w:t>High Level Flow chart</w:t>
      </w:r>
    </w:p>
    <w:p w14:paraId="4DF96EFA" w14:textId="77777777" w:rsidR="00F51D01" w:rsidRDefault="00E46824" w:rsidP="00E46824">
      <w:pPr>
        <w:pStyle w:val="ListParagraph"/>
        <w:numPr>
          <w:ilvl w:val="1"/>
          <w:numId w:val="38"/>
        </w:numPr>
      </w:pPr>
      <w:r w:rsidRPr="016B929D">
        <w:t>Research.</w:t>
      </w:r>
    </w:p>
    <w:p w14:paraId="6A8E1213" w14:textId="4AB08B8F" w:rsidR="00E46824" w:rsidRDefault="00F51D01" w:rsidP="00E46824">
      <w:pPr>
        <w:pStyle w:val="ListParagraph"/>
        <w:numPr>
          <w:ilvl w:val="1"/>
          <w:numId w:val="38"/>
        </w:numPr>
      </w:pPr>
      <w:r>
        <w:t>Concepts and final concept.</w:t>
      </w:r>
      <w:r w:rsidR="00E46824">
        <w:br/>
      </w:r>
    </w:p>
    <w:p w14:paraId="11A6E8BC" w14:textId="0F1119CD" w:rsidR="00AD1183" w:rsidRDefault="00E46824" w:rsidP="00AD1183">
      <w:pPr>
        <w:pStyle w:val="ListParagraph"/>
        <w:numPr>
          <w:ilvl w:val="0"/>
          <w:numId w:val="38"/>
        </w:numPr>
      </w:pPr>
      <w:r w:rsidRPr="016B929D">
        <w:t>Technical Design:</w:t>
      </w:r>
    </w:p>
    <w:p w14:paraId="413CC218" w14:textId="77777777" w:rsidR="00AD1183" w:rsidRDefault="004D3924" w:rsidP="00AD1183">
      <w:pPr>
        <w:pStyle w:val="ListParagraph"/>
        <w:numPr>
          <w:ilvl w:val="1"/>
          <w:numId w:val="38"/>
        </w:numPr>
        <w:rPr>
          <w:rFonts w:cstheme="minorHAnsi"/>
        </w:rPr>
      </w:pPr>
      <w:r w:rsidRPr="00AD1183">
        <w:rPr>
          <w:rFonts w:cstheme="minorHAnsi"/>
        </w:rPr>
        <w:t>Basic schematic and drawing.</w:t>
      </w:r>
    </w:p>
    <w:p w14:paraId="52EED87A" w14:textId="77777777" w:rsidR="00AD1183" w:rsidRPr="001837D9" w:rsidRDefault="004D3924" w:rsidP="00AD1183">
      <w:pPr>
        <w:pStyle w:val="ListParagraph"/>
        <w:numPr>
          <w:ilvl w:val="1"/>
          <w:numId w:val="38"/>
        </w:numPr>
      </w:pPr>
      <w:r>
        <w:t>Low level programming</w:t>
      </w:r>
    </w:p>
    <w:p w14:paraId="46C59859" w14:textId="77777777" w:rsidR="00F51D01" w:rsidRDefault="00F51D01" w:rsidP="00AD1183">
      <w:pPr>
        <w:pStyle w:val="ListParagraph"/>
        <w:numPr>
          <w:ilvl w:val="1"/>
          <w:numId w:val="38"/>
        </w:numPr>
      </w:pPr>
      <w:r>
        <w:t xml:space="preserve">Researching and choosing </w:t>
      </w:r>
      <w:r w:rsidR="00E46824">
        <w:t>com</w:t>
      </w:r>
      <w:r w:rsidR="00AD1183">
        <w:t>ponents</w:t>
      </w:r>
    </w:p>
    <w:p w14:paraId="300C0174" w14:textId="31582E8E" w:rsidR="004D3924" w:rsidRPr="00AD1183" w:rsidRDefault="00F51D01" w:rsidP="00AD1183">
      <w:pPr>
        <w:pStyle w:val="ListParagraph"/>
        <w:numPr>
          <w:ilvl w:val="1"/>
          <w:numId w:val="38"/>
        </w:numPr>
      </w:pPr>
      <w:r>
        <w:t>3D</w:t>
      </w:r>
      <w:r w:rsidR="00AD1183">
        <w:br/>
      </w:r>
    </w:p>
    <w:p w14:paraId="504E21D1" w14:textId="40EF6C34" w:rsidR="002F780A" w:rsidRDefault="002F780A" w:rsidP="00F5442F">
      <w:pPr>
        <w:pStyle w:val="Heading3"/>
        <w:numPr>
          <w:ilvl w:val="0"/>
          <w:numId w:val="0"/>
        </w:numPr>
        <w:ind w:left="720"/>
      </w:pPr>
      <w:bookmarkStart w:id="30" w:name="_Toc167289953"/>
      <w:r>
        <w:t>3</w:t>
      </w:r>
      <w:r w:rsidRPr="002F780A">
        <w:rPr>
          <w:vertAlign w:val="superscript"/>
        </w:rPr>
        <w:t>rd</w:t>
      </w:r>
      <w:r>
        <w:t xml:space="preserve"> Phase: </w:t>
      </w:r>
      <w:r w:rsidR="00CC258F">
        <w:t xml:space="preserve">Implementation and </w:t>
      </w:r>
      <w:r w:rsidR="004D0BEE">
        <w:t>Realization</w:t>
      </w:r>
      <w:bookmarkEnd w:id="30"/>
    </w:p>
    <w:p w14:paraId="6B87AF2A" w14:textId="332ED43E" w:rsidR="004D3924" w:rsidRPr="00255919" w:rsidRDefault="004D3924" w:rsidP="00CC258F">
      <w:pPr>
        <w:pStyle w:val="ListParagraph"/>
        <w:numPr>
          <w:ilvl w:val="0"/>
          <w:numId w:val="41"/>
        </w:numPr>
      </w:pPr>
      <w:r w:rsidRPr="566CF27D">
        <w:t>Combining all aspects of the design.</w:t>
      </w:r>
      <w:r w:rsidR="00CC258F">
        <w:br/>
      </w:r>
    </w:p>
    <w:p w14:paraId="4F57C0B7" w14:textId="683731EC" w:rsidR="004D3924" w:rsidRPr="00F10B8F" w:rsidRDefault="00C511D3" w:rsidP="00F5442F">
      <w:pPr>
        <w:pStyle w:val="Heading3"/>
        <w:numPr>
          <w:ilvl w:val="0"/>
          <w:numId w:val="0"/>
        </w:numPr>
        <w:ind w:left="720"/>
      </w:pPr>
      <w:bookmarkStart w:id="31" w:name="_Toc167289954"/>
      <w:r>
        <w:t>4</w:t>
      </w:r>
      <w:r w:rsidR="004D3924" w:rsidRPr="566CF27D">
        <w:rPr>
          <w:vertAlign w:val="superscript"/>
        </w:rPr>
        <w:t>th</w:t>
      </w:r>
      <w:r w:rsidR="004D3924" w:rsidRPr="566CF27D">
        <w:t xml:space="preserve"> Phase: </w:t>
      </w:r>
      <w:r w:rsidR="00F5442F">
        <w:t>Testing</w:t>
      </w:r>
      <w:bookmarkEnd w:id="31"/>
    </w:p>
    <w:p w14:paraId="7488FA07" w14:textId="77777777" w:rsidR="004D3924" w:rsidRPr="00F10B8F" w:rsidRDefault="004D3924" w:rsidP="004D3924">
      <w:pPr>
        <w:pStyle w:val="ListParagraph"/>
        <w:numPr>
          <w:ilvl w:val="0"/>
          <w:numId w:val="39"/>
        </w:numPr>
      </w:pPr>
      <w:r w:rsidRPr="4715A69E">
        <w:t>Unit testing.</w:t>
      </w:r>
    </w:p>
    <w:p w14:paraId="45ECDEAC" w14:textId="77777777" w:rsidR="004D3924" w:rsidRDefault="004D3924" w:rsidP="004D3924">
      <w:pPr>
        <w:pStyle w:val="ListParagraph"/>
        <w:numPr>
          <w:ilvl w:val="0"/>
          <w:numId w:val="39"/>
        </w:numPr>
      </w:pPr>
      <w:r w:rsidRPr="4715A69E">
        <w:t xml:space="preserve">Integration Testing. </w:t>
      </w:r>
    </w:p>
    <w:p w14:paraId="2B273757" w14:textId="77777777" w:rsidR="004D3924" w:rsidRDefault="004D3924" w:rsidP="004D3924">
      <w:pPr>
        <w:pStyle w:val="ListParagraph"/>
        <w:numPr>
          <w:ilvl w:val="0"/>
          <w:numId w:val="39"/>
        </w:numPr>
      </w:pPr>
      <w:r w:rsidRPr="4715A69E">
        <w:t>System testing.</w:t>
      </w:r>
    </w:p>
    <w:p w14:paraId="1A82C9B1" w14:textId="78F109D4" w:rsidR="004D3924" w:rsidRPr="00B94331" w:rsidRDefault="00C511D3" w:rsidP="00995AF7">
      <w:pPr>
        <w:pStyle w:val="Heading3"/>
        <w:numPr>
          <w:ilvl w:val="0"/>
          <w:numId w:val="0"/>
        </w:numPr>
        <w:ind w:left="720"/>
      </w:pPr>
      <w:bookmarkStart w:id="32" w:name="_Toc167289955"/>
      <w:r>
        <w:t>5</w:t>
      </w:r>
      <w:r w:rsidR="004D3924" w:rsidRPr="4715A69E">
        <w:rPr>
          <w:vertAlign w:val="superscript"/>
        </w:rPr>
        <w:t>th</w:t>
      </w:r>
      <w:r w:rsidR="004D3924" w:rsidRPr="4715A69E">
        <w:t xml:space="preserve"> Phase: Final </w:t>
      </w:r>
      <w:r w:rsidR="004D3924" w:rsidRPr="56B151F4">
        <w:t>test.</w:t>
      </w:r>
      <w:bookmarkEnd w:id="32"/>
    </w:p>
    <w:p w14:paraId="268050E9" w14:textId="77777777" w:rsidR="00AF1797" w:rsidRPr="00AF1797" w:rsidRDefault="004D3924" w:rsidP="004D3924">
      <w:pPr>
        <w:pStyle w:val="ListParagraph"/>
        <w:numPr>
          <w:ilvl w:val="0"/>
          <w:numId w:val="40"/>
        </w:numPr>
      </w:pPr>
      <w:r>
        <w:t xml:space="preserve">Race day. </w:t>
      </w:r>
    </w:p>
    <w:p w14:paraId="3A5637F3" w14:textId="77777777" w:rsidR="007D5D0C" w:rsidRPr="007D5D0C" w:rsidRDefault="007D5D0C">
      <w:pPr>
        <w:rPr>
          <w:rFonts w:ascii="Lucida Sans Unicode" w:hAnsi="Lucida Sans Unicode" w:cs="Lucida Sans Unicode"/>
          <w:i/>
          <w:iCs/>
          <w:sz w:val="16"/>
          <w:szCs w:val="16"/>
        </w:rPr>
      </w:pPr>
    </w:p>
    <w:p w14:paraId="7B170E45" w14:textId="77777777" w:rsidR="007D5D0C" w:rsidRDefault="007D5D0C" w:rsidP="004357A4">
      <w:pPr>
        <w:pStyle w:val="NoSpacing"/>
        <w:rPr>
          <w:rFonts w:ascii="Lucida Sans Unicode" w:eastAsia="Lucida Sans Unicode" w:hAnsi="Lucida Sans Unicode" w:cs="Lucida Sans Unicode"/>
          <w:b/>
          <w:bCs/>
          <w:i/>
          <w:iCs/>
          <w:sz w:val="16"/>
          <w:szCs w:val="16"/>
        </w:rPr>
      </w:pPr>
    </w:p>
    <w:p w14:paraId="7ADDECB2" w14:textId="77777777" w:rsidR="0080622E" w:rsidRPr="00C97685" w:rsidRDefault="0080622E">
      <w:pPr>
        <w:rPr>
          <w:rFonts w:ascii="Lucida Sans Unicode" w:hAnsi="Lucida Sans Unicode" w:cs="Lucida Sans Unicode"/>
          <w:sz w:val="16"/>
          <w:szCs w:val="16"/>
        </w:rPr>
      </w:pPr>
      <w:r w:rsidRPr="00C97685">
        <w:rPr>
          <w:rFonts w:ascii="Lucida Sans Unicode" w:hAnsi="Lucida Sans Unicode" w:cs="Lucida Sans Unicode"/>
          <w:sz w:val="16"/>
          <w:szCs w:val="16"/>
        </w:rPr>
        <w:br w:type="page"/>
      </w:r>
    </w:p>
    <w:p w14:paraId="2ECE51CA" w14:textId="726A8199" w:rsidR="0080622E" w:rsidRDefault="0080622E" w:rsidP="0080622E">
      <w:pPr>
        <w:pStyle w:val="Heading1"/>
      </w:pPr>
      <w:bookmarkStart w:id="33" w:name="_Toc167289956"/>
      <w:r>
        <w:lastRenderedPageBreak/>
        <w:t xml:space="preserve">Project </w:t>
      </w:r>
      <w:r w:rsidR="00352B69">
        <w:t>B</w:t>
      </w:r>
      <w:r w:rsidR="00805F86">
        <w:t>oundaries (</w:t>
      </w:r>
      <w:r w:rsidRPr="00352B69">
        <w:rPr>
          <w:color w:val="auto"/>
        </w:rPr>
        <w:t>scope and pre-conditions</w:t>
      </w:r>
      <w:r w:rsidR="00805F86">
        <w:t>)</w:t>
      </w:r>
      <w:bookmarkEnd w:id="33"/>
    </w:p>
    <w:p w14:paraId="492EEE4D" w14:textId="77777777" w:rsidR="00E35F59" w:rsidRPr="00D542C0" w:rsidRDefault="00E35F59" w:rsidP="00E35F59">
      <w:pPr>
        <w:rPr>
          <w:rFonts w:ascii="Aptos" w:eastAsia="Aptos" w:hAnsi="Aptos" w:cs="Aptos"/>
        </w:rPr>
      </w:pPr>
      <w:r w:rsidRPr="00D542C0">
        <w:rPr>
          <w:rFonts w:ascii="Aptos" w:eastAsia="Aptos" w:hAnsi="Aptos" w:cs="Aptos"/>
        </w:rPr>
        <w:t>The following user requirements were gathered from the Week 1 Project Systems PowerPoint.</w:t>
      </w:r>
    </w:p>
    <w:p w14:paraId="65131ED6" w14:textId="046D1E48" w:rsidR="00155D12" w:rsidRDefault="00E35F59" w:rsidP="00AE2767">
      <w:pPr>
        <w:rPr>
          <w:rFonts w:ascii="Aptos" w:eastAsia="Aptos" w:hAnsi="Aptos" w:cs="Aptos"/>
        </w:rPr>
      </w:pPr>
      <w:r w:rsidRPr="00D542C0">
        <w:rPr>
          <w:rFonts w:ascii="Aptos" w:eastAsia="Aptos" w:hAnsi="Aptos" w:cs="Aptos"/>
        </w:rPr>
        <w:t>Broadly split into two categories between physical or otherwise restrictive requirements and functional software and operational demands they are as follows:</w:t>
      </w:r>
    </w:p>
    <w:p w14:paraId="5C1937FC" w14:textId="77777777" w:rsidR="00AE2767" w:rsidRPr="00AE2767" w:rsidRDefault="00AE2767" w:rsidP="00AE2767">
      <w:pPr>
        <w:rPr>
          <w:rFonts w:ascii="Aptos" w:eastAsia="Aptos" w:hAnsi="Aptos" w:cs="Aptos"/>
        </w:rPr>
      </w:pPr>
    </w:p>
    <w:tbl>
      <w:tblPr>
        <w:tblStyle w:val="TableGrid"/>
        <w:tblW w:w="0" w:type="auto"/>
        <w:tblLook w:val="04A0" w:firstRow="1" w:lastRow="0" w:firstColumn="1" w:lastColumn="0" w:noHBand="0" w:noVBand="1"/>
      </w:tblPr>
      <w:tblGrid>
        <w:gridCol w:w="5095"/>
        <w:gridCol w:w="4255"/>
      </w:tblGrid>
      <w:tr w:rsidR="00E35F59" w:rsidRPr="00D542C0" w14:paraId="79832FAA" w14:textId="77777777">
        <w:tc>
          <w:tcPr>
            <w:tcW w:w="5095" w:type="dxa"/>
          </w:tcPr>
          <w:p w14:paraId="3DADC4BA" w14:textId="77777777" w:rsidR="00E35F59" w:rsidRPr="00D542C0" w:rsidRDefault="00E35F59">
            <w:r w:rsidRPr="00D542C0">
              <w:rPr>
                <w:rFonts w:ascii="Aptos" w:eastAsia="Aptos" w:hAnsi="Aptos" w:cs="Aptos"/>
              </w:rPr>
              <w:t>Work for 30 minutes on 1 battery charge</w:t>
            </w:r>
          </w:p>
        </w:tc>
        <w:tc>
          <w:tcPr>
            <w:tcW w:w="4255" w:type="dxa"/>
          </w:tcPr>
          <w:p w14:paraId="4E60FAD2" w14:textId="77777777" w:rsidR="00E35F59" w:rsidRPr="00D542C0" w:rsidRDefault="00E35F59">
            <w:pPr>
              <w:rPr>
                <w:rFonts w:ascii="Aptos" w:eastAsia="Aptos" w:hAnsi="Aptos" w:cs="Aptos"/>
              </w:rPr>
            </w:pPr>
            <w:r w:rsidRPr="00D542C0">
              <w:rPr>
                <w:rFonts w:ascii="Aptos" w:eastAsia="Aptos" w:hAnsi="Aptos" w:cs="Aptos"/>
              </w:rPr>
              <w:t>Ride Autonomously</w:t>
            </w:r>
          </w:p>
        </w:tc>
      </w:tr>
      <w:tr w:rsidR="00E35F59" w:rsidRPr="00D542C0" w14:paraId="7911F778" w14:textId="77777777">
        <w:tc>
          <w:tcPr>
            <w:tcW w:w="5095" w:type="dxa"/>
          </w:tcPr>
          <w:p w14:paraId="38C883BF" w14:textId="765FE7AD" w:rsidR="00E35F59" w:rsidRPr="00D542C0" w:rsidRDefault="00E35F59">
            <w:r w:rsidRPr="00D542C0">
              <w:t>3</w:t>
            </w:r>
            <w:r w:rsidR="00DA3E1D">
              <w:t>Kg</w:t>
            </w:r>
            <w:r w:rsidRPr="00D542C0">
              <w:t xml:space="preserve"> Max Weight</w:t>
            </w:r>
          </w:p>
        </w:tc>
        <w:tc>
          <w:tcPr>
            <w:tcW w:w="4255" w:type="dxa"/>
          </w:tcPr>
          <w:p w14:paraId="7F72FAF1" w14:textId="77777777" w:rsidR="00E35F59" w:rsidRPr="00D542C0" w:rsidRDefault="00E35F59">
            <w:pPr>
              <w:rPr>
                <w:rFonts w:ascii="Aptos" w:eastAsia="Aptos" w:hAnsi="Aptos" w:cs="Aptos"/>
              </w:rPr>
            </w:pPr>
            <w:r w:rsidRPr="00D542C0">
              <w:t>Follow a white line</w:t>
            </w:r>
          </w:p>
        </w:tc>
      </w:tr>
      <w:tr w:rsidR="00E35F59" w:rsidRPr="00D542C0" w14:paraId="0F2CAAE9" w14:textId="77777777">
        <w:tc>
          <w:tcPr>
            <w:tcW w:w="5095" w:type="dxa"/>
          </w:tcPr>
          <w:p w14:paraId="414FA39D" w14:textId="77777777" w:rsidR="00E35F59" w:rsidRPr="00D542C0" w:rsidRDefault="00E35F59">
            <w:r w:rsidRPr="00D542C0">
              <w:t>Fit in a box (400mm x 250mm x 200mm)</w:t>
            </w:r>
          </w:p>
        </w:tc>
        <w:tc>
          <w:tcPr>
            <w:tcW w:w="4255" w:type="dxa"/>
          </w:tcPr>
          <w:p w14:paraId="2744A2F7" w14:textId="77777777" w:rsidR="00E35F59" w:rsidRPr="00D542C0" w:rsidRDefault="00E35F59">
            <w:r w:rsidRPr="00D542C0">
              <w:rPr>
                <w:rFonts w:ascii="Aptos" w:eastAsia="Aptos" w:hAnsi="Aptos" w:cs="Aptos"/>
              </w:rPr>
              <w:t>Stop at the end of the track</w:t>
            </w:r>
          </w:p>
        </w:tc>
      </w:tr>
      <w:tr w:rsidR="00E35F59" w:rsidRPr="00D542C0" w14:paraId="096BEF30" w14:textId="77777777">
        <w:tc>
          <w:tcPr>
            <w:tcW w:w="5095" w:type="dxa"/>
          </w:tcPr>
          <w:p w14:paraId="3FA56391" w14:textId="77777777" w:rsidR="00E35F59" w:rsidRPr="00D542C0" w:rsidRDefault="00E35F59">
            <w:r w:rsidRPr="00D542C0">
              <w:t>Have a 3D body</w:t>
            </w:r>
          </w:p>
        </w:tc>
        <w:tc>
          <w:tcPr>
            <w:tcW w:w="4255" w:type="dxa"/>
          </w:tcPr>
          <w:p w14:paraId="46E990FC" w14:textId="77777777" w:rsidR="00E35F59" w:rsidRPr="00D542C0" w:rsidRDefault="00E35F59">
            <w:r w:rsidRPr="00D542C0">
              <w:t xml:space="preserve">Avoid obstacles </w:t>
            </w:r>
          </w:p>
        </w:tc>
      </w:tr>
      <w:tr w:rsidR="00E35F59" w:rsidRPr="00D542C0" w14:paraId="727EBB66" w14:textId="77777777">
        <w:tc>
          <w:tcPr>
            <w:tcW w:w="5095" w:type="dxa"/>
          </w:tcPr>
          <w:p w14:paraId="0CC3BD89" w14:textId="77777777" w:rsidR="00E35F59" w:rsidRPr="00D542C0" w:rsidRDefault="00E35F59">
            <w:r w:rsidRPr="00D542C0">
              <w:t xml:space="preserve">Budget </w:t>
            </w:r>
            <w:r w:rsidRPr="00D542C0">
              <w:rPr>
                <w:rFonts w:ascii="Aptos" w:eastAsia="Aptos" w:hAnsi="Aptos" w:cs="Aptos"/>
              </w:rPr>
              <w:t>€50</w:t>
            </w:r>
          </w:p>
        </w:tc>
        <w:tc>
          <w:tcPr>
            <w:tcW w:w="4255" w:type="dxa"/>
          </w:tcPr>
          <w:p w14:paraId="4C4AF3FB" w14:textId="77777777" w:rsidR="00E35F59" w:rsidRPr="00D542C0" w:rsidRDefault="00E35F59">
            <w:r w:rsidRPr="00D542C0">
              <w:t>Climb and descend a ramp</w:t>
            </w:r>
          </w:p>
        </w:tc>
      </w:tr>
      <w:tr w:rsidR="00E35F59" w:rsidRPr="00D542C0" w14:paraId="0AA18A7F" w14:textId="77777777">
        <w:tc>
          <w:tcPr>
            <w:tcW w:w="5095" w:type="dxa"/>
          </w:tcPr>
          <w:p w14:paraId="02E82262" w14:textId="77777777" w:rsidR="00E35F59" w:rsidRPr="00D542C0" w:rsidRDefault="00E35F59"/>
        </w:tc>
        <w:tc>
          <w:tcPr>
            <w:tcW w:w="4255" w:type="dxa"/>
          </w:tcPr>
          <w:p w14:paraId="1E7BB37D" w14:textId="77777777" w:rsidR="00E35F59" w:rsidRPr="00D542C0" w:rsidRDefault="00E35F59" w:rsidP="00AE2767">
            <w:pPr>
              <w:keepNext/>
            </w:pPr>
            <w:r w:rsidRPr="00D542C0">
              <w:t>Find the white line</w:t>
            </w:r>
          </w:p>
        </w:tc>
      </w:tr>
    </w:tbl>
    <w:p w14:paraId="54591F44" w14:textId="3866841A" w:rsidR="00AE2767" w:rsidRDefault="00AE2767">
      <w:pPr>
        <w:pStyle w:val="Caption"/>
      </w:pPr>
      <w:r>
        <w:t xml:space="preserve">Table </w:t>
      </w:r>
      <w:r w:rsidR="00A36BAD">
        <w:fldChar w:fldCharType="begin"/>
      </w:r>
      <w:r w:rsidR="00A36BAD">
        <w:instrText xml:space="preserve"> STYLEREF 1 \s </w:instrText>
      </w:r>
      <w:r w:rsidR="00A36BAD">
        <w:fldChar w:fldCharType="separate"/>
      </w:r>
      <w:r w:rsidR="00A36BAD">
        <w:rPr>
          <w:noProof/>
        </w:rPr>
        <w:t>4</w:t>
      </w:r>
      <w:r w:rsidR="00A36BAD">
        <w:fldChar w:fldCharType="end"/>
      </w:r>
      <w:r w:rsidR="00A36BAD">
        <w:noBreakHyphen/>
      </w:r>
      <w:r w:rsidR="00A36BAD">
        <w:fldChar w:fldCharType="begin"/>
      </w:r>
      <w:r w:rsidR="00A36BAD">
        <w:instrText xml:space="preserve"> SEQ Table \* ARABIC \s 1 </w:instrText>
      </w:r>
      <w:r w:rsidR="00A36BAD">
        <w:fldChar w:fldCharType="separate"/>
      </w:r>
      <w:r w:rsidR="00A36BAD">
        <w:rPr>
          <w:noProof/>
        </w:rPr>
        <w:t>1</w:t>
      </w:r>
      <w:r w:rsidR="00A36BAD">
        <w:fldChar w:fldCharType="end"/>
      </w:r>
    </w:p>
    <w:p w14:paraId="31B55B9A" w14:textId="77777777" w:rsidR="00E35F59" w:rsidRDefault="00E35F59" w:rsidP="00E35F59">
      <w:pPr>
        <w:rPr>
          <w:rFonts w:ascii="Aptos" w:eastAsia="Aptos" w:hAnsi="Aptos" w:cs="Aptos"/>
        </w:rPr>
      </w:pPr>
      <w:r w:rsidRPr="00D542C0">
        <w:rPr>
          <w:rFonts w:ascii="Aptos" w:eastAsia="Aptos" w:hAnsi="Aptos" w:cs="Aptos"/>
        </w:rPr>
        <w:t>The scope provides plenty of opportunity to pursue a variety of opti</w:t>
      </w:r>
      <w:r>
        <w:rPr>
          <w:rFonts w:ascii="Aptos" w:eastAsia="Aptos" w:hAnsi="Aptos" w:cs="Aptos"/>
        </w:rPr>
        <w:t xml:space="preserve">ons while limiting others. The size and scale of the final product are limited both physically and economically. The maximum size of the model is restricted by the size of the box it is to be stored in, however there is no lower limit on the size of the vehicle, if that’s how the design may go. A budget of </w:t>
      </w:r>
      <w:r w:rsidRPr="00D542C0">
        <w:rPr>
          <w:rFonts w:ascii="Aptos" w:eastAsia="Aptos" w:hAnsi="Aptos" w:cs="Aptos"/>
        </w:rPr>
        <w:t>€50</w:t>
      </w:r>
      <w:r>
        <w:rPr>
          <w:rFonts w:ascii="Aptos" w:eastAsia="Aptos" w:hAnsi="Aptos" w:cs="Aptos"/>
        </w:rPr>
        <w:t xml:space="preserve"> however will prove restrictive should it come to procuring smaller parts and components. </w:t>
      </w:r>
    </w:p>
    <w:p w14:paraId="7288FBE8" w14:textId="3B4A624B" w:rsidR="00410EEC" w:rsidRPr="002D72E4" w:rsidRDefault="00E35F59">
      <w:pPr>
        <w:rPr>
          <w:rFonts w:ascii="Aptos" w:eastAsia="Aptos" w:hAnsi="Aptos" w:cs="Aptos"/>
        </w:rPr>
      </w:pPr>
      <w:r>
        <w:rPr>
          <w:rFonts w:ascii="Aptos" w:eastAsia="Aptos" w:hAnsi="Aptos" w:cs="Aptos"/>
        </w:rPr>
        <w:t xml:space="preserve">The other side of the table show the positive requirements of the project, requirements that can be fed into the functional design phase for all three elements of the vehicle, the electronic, software and mechanical. Too low a chassis will make it impossible to climb an incline is just one example of the restrictions that the requirements place. </w:t>
      </w:r>
      <w:r w:rsidR="00DA3E1D">
        <w:rPr>
          <w:rFonts w:ascii="Aptos" w:eastAsia="Aptos" w:hAnsi="Aptos" w:cs="Aptos"/>
        </w:rPr>
        <w:t>However,</w:t>
      </w:r>
      <w:r>
        <w:rPr>
          <w:rFonts w:ascii="Aptos" w:eastAsia="Aptos" w:hAnsi="Aptos" w:cs="Aptos"/>
        </w:rPr>
        <w:t xml:space="preserve"> there are an inexhaustible number of potential solutions for these </w:t>
      </w:r>
      <w:r w:rsidR="00E831A0">
        <w:rPr>
          <w:rFonts w:ascii="Aptos" w:eastAsia="Aptos" w:hAnsi="Aptos" w:cs="Aptos"/>
        </w:rPr>
        <w:t>requirements,</w:t>
      </w:r>
      <w:r>
        <w:rPr>
          <w:rFonts w:ascii="Aptos" w:eastAsia="Aptos" w:hAnsi="Aptos" w:cs="Aptos"/>
        </w:rPr>
        <w:t xml:space="preserve"> and it is determining the best of those that will return a better final product.</w:t>
      </w:r>
    </w:p>
    <w:p w14:paraId="263350D7" w14:textId="1014CAF3" w:rsidR="00410EEC" w:rsidRDefault="6A646887" w:rsidP="00410EEC">
      <w:pPr>
        <w:pStyle w:val="Heading1"/>
      </w:pPr>
      <w:bookmarkStart w:id="34" w:name="_Toc167289958"/>
      <w:r>
        <w:t>Products</w:t>
      </w:r>
      <w:bookmarkEnd w:id="34"/>
      <w:r w:rsidR="6627AD76">
        <w:t xml:space="preserve"> </w:t>
      </w:r>
    </w:p>
    <w:p w14:paraId="648C5A71" w14:textId="3012FE36" w:rsidR="76D70273" w:rsidRDefault="76D70273" w:rsidP="76D70273"/>
    <w:p w14:paraId="45592F68" w14:textId="31DA7B82" w:rsidR="1C42AEDF" w:rsidRDefault="1C42AEDF" w:rsidP="7835D3C0">
      <w:pPr>
        <w:rPr>
          <w:rFonts w:eastAsiaTheme="minorEastAsia"/>
        </w:rPr>
      </w:pPr>
      <w:r w:rsidRPr="6721662A">
        <w:rPr>
          <w:rFonts w:eastAsiaTheme="minorEastAsia"/>
        </w:rPr>
        <w:t xml:space="preserve">The </w:t>
      </w:r>
      <w:r w:rsidR="00995AF7">
        <w:rPr>
          <w:rFonts w:eastAsiaTheme="minorEastAsia"/>
        </w:rPr>
        <w:t>final</w:t>
      </w:r>
      <w:r w:rsidR="5F443626" w:rsidRPr="6721662A">
        <w:rPr>
          <w:rFonts w:eastAsiaTheme="minorEastAsia"/>
        </w:rPr>
        <w:t xml:space="preserve"> product</w:t>
      </w:r>
      <w:r w:rsidRPr="6721662A">
        <w:rPr>
          <w:rFonts w:eastAsiaTheme="minorEastAsia"/>
        </w:rPr>
        <w:t xml:space="preserve"> for this project is an autonomous car that follows a white line, avoids </w:t>
      </w:r>
      <w:r w:rsidR="7DFFA6D8" w:rsidRPr="6721662A">
        <w:rPr>
          <w:rFonts w:eastAsiaTheme="minorEastAsia"/>
        </w:rPr>
        <w:t>obstacles</w:t>
      </w:r>
      <w:r w:rsidRPr="6721662A">
        <w:rPr>
          <w:rFonts w:eastAsiaTheme="minorEastAsia"/>
        </w:rPr>
        <w:t xml:space="preserve">, </w:t>
      </w:r>
      <w:r w:rsidR="7DE760B6" w:rsidRPr="6721662A">
        <w:rPr>
          <w:rFonts w:eastAsiaTheme="minorEastAsia"/>
        </w:rPr>
        <w:t>climbs</w:t>
      </w:r>
      <w:r w:rsidR="7ACC7FD0" w:rsidRPr="6721662A">
        <w:rPr>
          <w:rFonts w:eastAsiaTheme="minorEastAsia"/>
        </w:rPr>
        <w:t xml:space="preserve"> </w:t>
      </w:r>
      <w:r w:rsidR="00ED63D0" w:rsidRPr="6721662A">
        <w:rPr>
          <w:rFonts w:eastAsiaTheme="minorEastAsia"/>
        </w:rPr>
        <w:t>hills,</w:t>
      </w:r>
      <w:r w:rsidR="1DDE7F40" w:rsidRPr="6721662A">
        <w:rPr>
          <w:rFonts w:eastAsiaTheme="minorEastAsia"/>
        </w:rPr>
        <w:t xml:space="preserve"> and has a battery life of at least 30 minutes.</w:t>
      </w:r>
      <w:r w:rsidR="3A11F047" w:rsidRPr="6721662A">
        <w:rPr>
          <w:rFonts w:eastAsiaTheme="minorEastAsia"/>
        </w:rPr>
        <w:t xml:space="preserve"> </w:t>
      </w:r>
      <w:r w:rsidR="00995AF7">
        <w:rPr>
          <w:rFonts w:eastAsiaTheme="minorEastAsia"/>
        </w:rPr>
        <w:t>T</w:t>
      </w:r>
      <w:r w:rsidR="4DCD16B8" w:rsidRPr="6721662A">
        <w:rPr>
          <w:rFonts w:eastAsiaTheme="minorEastAsia"/>
        </w:rPr>
        <w:t xml:space="preserve">he </w:t>
      </w:r>
      <w:r w:rsidR="0DAA4813" w:rsidRPr="6721662A">
        <w:rPr>
          <w:rFonts w:eastAsiaTheme="minorEastAsia"/>
        </w:rPr>
        <w:t>product's</w:t>
      </w:r>
      <w:r w:rsidR="4DCD16B8" w:rsidRPr="6721662A">
        <w:rPr>
          <w:rFonts w:eastAsiaTheme="minorEastAsia"/>
        </w:rPr>
        <w:t xml:space="preserve"> specifications are directed by the objectives set in Weeks 1,2,3</w:t>
      </w:r>
      <w:r w:rsidR="328C6B8A" w:rsidRPr="6721662A">
        <w:rPr>
          <w:rFonts w:eastAsiaTheme="minorEastAsia"/>
        </w:rPr>
        <w:t xml:space="preserve"> and will follow the client’s requirements</w:t>
      </w:r>
      <w:r w:rsidR="00995AF7">
        <w:rPr>
          <w:rFonts w:eastAsiaTheme="minorEastAsia"/>
        </w:rPr>
        <w:t xml:space="preserve"> as laid out previously in this report.</w:t>
      </w:r>
    </w:p>
    <w:p w14:paraId="6381403C" w14:textId="77777777" w:rsidR="002050D6" w:rsidRDefault="004A66C6" w:rsidP="002050D6">
      <w:pPr>
        <w:pStyle w:val="Heading2"/>
      </w:pPr>
      <w:r>
        <w:t>1</w:t>
      </w:r>
      <w:r w:rsidRPr="0051778A">
        <w:rPr>
          <w:vertAlign w:val="superscript"/>
        </w:rPr>
        <w:t>st</w:t>
      </w:r>
      <w:r>
        <w:t xml:space="preserve"> Phase: Project Setup - Requirements/analysis</w:t>
      </w:r>
    </w:p>
    <w:p w14:paraId="7A9F590A" w14:textId="77777777" w:rsidR="00E87299" w:rsidRPr="00E87299" w:rsidRDefault="00E87299" w:rsidP="00E87299"/>
    <w:p w14:paraId="1F941504" w14:textId="0490965A" w:rsidR="00B30C93" w:rsidRPr="00B30C93" w:rsidRDefault="00B30C93" w:rsidP="00B30C93">
      <w:pPr>
        <w:ind w:left="576"/>
      </w:pPr>
      <w:r>
        <w:t xml:space="preserve">The products for the </w:t>
      </w:r>
      <w:r w:rsidR="00C90C72">
        <w:t>1</w:t>
      </w:r>
      <w:r w:rsidR="00C90C72" w:rsidRPr="00C90C72">
        <w:rPr>
          <w:vertAlign w:val="superscript"/>
        </w:rPr>
        <w:t>st</w:t>
      </w:r>
      <w:r w:rsidR="00C90C72">
        <w:t xml:space="preserve"> Phase are the documentation required, </w:t>
      </w:r>
      <w:r w:rsidR="00E87299">
        <w:t>including objectives, Moscow</w:t>
      </w:r>
      <w:r w:rsidR="00E444D8">
        <w:t xml:space="preserve">, the functional and technical designs, and the test plan. </w:t>
      </w:r>
      <w:r w:rsidR="00443111">
        <w:t xml:space="preserve">These products are essential to </w:t>
      </w:r>
      <w:r w:rsidR="00D90796">
        <w:t xml:space="preserve">lay the foundation for the final product. And for it to be able to be reproduced </w:t>
      </w:r>
      <w:r w:rsidR="00103D41">
        <w:t xml:space="preserve">as requested by the client. </w:t>
      </w:r>
    </w:p>
    <w:p w14:paraId="0487672C" w14:textId="77777777" w:rsidR="00821263" w:rsidRPr="00821263" w:rsidRDefault="00821263" w:rsidP="008B6A42">
      <w:pPr>
        <w:ind w:left="576"/>
      </w:pPr>
    </w:p>
    <w:p w14:paraId="2C104EDD" w14:textId="77777777" w:rsidR="002050D6" w:rsidRDefault="002050D6" w:rsidP="002050D6">
      <w:pPr>
        <w:pStyle w:val="Heading2"/>
      </w:pPr>
      <w:r>
        <w:t>2</w:t>
      </w:r>
      <w:r w:rsidRPr="001349BC">
        <w:rPr>
          <w:vertAlign w:val="superscript"/>
        </w:rPr>
        <w:t>nd</w:t>
      </w:r>
      <w:r>
        <w:t xml:space="preserve"> Phase: Design Phase – Functional and Technical </w:t>
      </w:r>
    </w:p>
    <w:p w14:paraId="4F873653" w14:textId="77777777" w:rsidR="00103D41" w:rsidRDefault="00103D41" w:rsidP="00103D41">
      <w:pPr>
        <w:ind w:left="576"/>
      </w:pPr>
    </w:p>
    <w:p w14:paraId="29EAAE34" w14:textId="343F7360" w:rsidR="00CA26D4" w:rsidRDefault="00103D41" w:rsidP="00103D41">
      <w:pPr>
        <w:ind w:left="576"/>
      </w:pPr>
      <w:r>
        <w:lastRenderedPageBreak/>
        <w:t>The 2</w:t>
      </w:r>
      <w:r w:rsidRPr="00103D41">
        <w:rPr>
          <w:vertAlign w:val="superscript"/>
        </w:rPr>
        <w:t>nd</w:t>
      </w:r>
      <w:r>
        <w:t xml:space="preserve"> Phase</w:t>
      </w:r>
      <w:r w:rsidR="00127CFD">
        <w:t xml:space="preserve"> product</w:t>
      </w:r>
      <w:r>
        <w:t xml:space="preserve"> is </w:t>
      </w:r>
      <w:r w:rsidR="00B91809">
        <w:t>developing of</w:t>
      </w:r>
      <w:r w:rsidR="009A631F">
        <w:t xml:space="preserve"> the </w:t>
      </w:r>
      <w:r w:rsidR="00240F4D">
        <w:t>Diagram, High level flow chart</w:t>
      </w:r>
      <w:r w:rsidR="001F668F">
        <w:t xml:space="preserve"> and the final concept</w:t>
      </w:r>
      <w:r w:rsidR="00240F4D">
        <w:t xml:space="preserve"> </w:t>
      </w:r>
      <w:r w:rsidR="009A631F">
        <w:t>for the functional design</w:t>
      </w:r>
      <w:r w:rsidR="007B4FD0">
        <w:t>.</w:t>
      </w:r>
      <w:r w:rsidR="00BA02EE">
        <w:t xml:space="preserve"> And the basic schematic</w:t>
      </w:r>
      <w:r w:rsidR="00F70C03">
        <w:t xml:space="preserve"> and drawing, the </w:t>
      </w:r>
      <w:r w:rsidR="002619DE">
        <w:t>low-level</w:t>
      </w:r>
      <w:r w:rsidR="00F70C03">
        <w:t xml:space="preserve"> programming and choose the components</w:t>
      </w:r>
      <w:r w:rsidR="005E4455">
        <w:t xml:space="preserve"> for the technical design</w:t>
      </w:r>
      <w:r w:rsidR="00F70C03">
        <w:t>.</w:t>
      </w:r>
    </w:p>
    <w:p w14:paraId="440BB841" w14:textId="6544B38D" w:rsidR="00103D41" w:rsidRDefault="007B4FD0" w:rsidP="00103D41">
      <w:pPr>
        <w:ind w:left="576"/>
        <w:rPr>
          <w:rFonts w:eastAsiaTheme="minorEastAsia"/>
          <w:lang w:val="en-US"/>
        </w:rPr>
      </w:pPr>
      <w:r>
        <w:t>For the functional design is essential to think</w:t>
      </w:r>
      <w:r w:rsidR="007E547E">
        <w:t xml:space="preserve"> how the hardware</w:t>
      </w:r>
      <w:r w:rsidR="00A55DA5">
        <w:t xml:space="preserve"> and the Software</w:t>
      </w:r>
      <w:r w:rsidR="007E547E">
        <w:t xml:space="preserve"> </w:t>
      </w:r>
      <w:r w:rsidR="00D16188">
        <w:t>are</w:t>
      </w:r>
      <w:r w:rsidR="007E547E">
        <w:t xml:space="preserve"> going to work</w:t>
      </w:r>
      <w:r w:rsidR="002D7384">
        <w:t>. T</w:t>
      </w:r>
      <w:r w:rsidR="0063159D" w:rsidRPr="2935B644">
        <w:rPr>
          <w:rFonts w:eastAsiaTheme="minorEastAsia"/>
          <w:lang w:val="en-US"/>
        </w:rPr>
        <w:t>he hardware ensures the vehicle's stability and ability to perceive its environment accurately.</w:t>
      </w:r>
      <w:r w:rsidR="0063159D" w:rsidRPr="48079891">
        <w:rPr>
          <w:rFonts w:eastAsiaTheme="minorEastAsia"/>
          <w:lang w:val="en-US"/>
        </w:rPr>
        <w:t xml:space="preserve"> </w:t>
      </w:r>
      <w:r w:rsidR="0063159D" w:rsidRPr="2935B644">
        <w:rPr>
          <w:rFonts w:eastAsiaTheme="minorEastAsia"/>
          <w:lang w:val="en-US"/>
        </w:rPr>
        <w:t xml:space="preserve">The chassis is designed to withstand various terrains, providing a stable platform for sensor integration. </w:t>
      </w:r>
      <w:r w:rsidR="002D7384">
        <w:rPr>
          <w:rFonts w:eastAsiaTheme="minorEastAsia"/>
          <w:lang w:val="en-US"/>
        </w:rPr>
        <w:t xml:space="preserve">The software will ensure that the car </w:t>
      </w:r>
      <w:proofErr w:type="gramStart"/>
      <w:r w:rsidR="004B5551">
        <w:rPr>
          <w:rFonts w:eastAsiaTheme="minorEastAsia"/>
          <w:lang w:val="en-US"/>
        </w:rPr>
        <w:t>know</w:t>
      </w:r>
      <w:proofErr w:type="gramEnd"/>
      <w:r w:rsidR="004B5551">
        <w:rPr>
          <w:rFonts w:eastAsiaTheme="minorEastAsia"/>
          <w:lang w:val="en-US"/>
        </w:rPr>
        <w:t xml:space="preserve"> what to do at all moments, and function properly.</w:t>
      </w:r>
    </w:p>
    <w:p w14:paraId="198EE05A" w14:textId="614A0357" w:rsidR="00A11CB0" w:rsidRPr="00A11CB0" w:rsidRDefault="004B5551" w:rsidP="00707C99">
      <w:pPr>
        <w:ind w:left="576"/>
      </w:pPr>
      <w:r>
        <w:rPr>
          <w:rFonts w:eastAsiaTheme="minorEastAsia"/>
          <w:lang w:val="en-US"/>
        </w:rPr>
        <w:t>T</w:t>
      </w:r>
      <w:r w:rsidR="00BA02EE">
        <w:rPr>
          <w:rFonts w:eastAsiaTheme="minorEastAsia"/>
          <w:lang w:val="en-US"/>
        </w:rPr>
        <w:t xml:space="preserve">he technical design is </w:t>
      </w:r>
      <w:r w:rsidR="002619DE">
        <w:rPr>
          <w:rFonts w:eastAsiaTheme="minorEastAsia"/>
          <w:lang w:val="en-US"/>
        </w:rPr>
        <w:t xml:space="preserve">focused on </w:t>
      </w:r>
      <w:r w:rsidR="00D16188">
        <w:rPr>
          <w:rFonts w:eastAsiaTheme="minorEastAsia"/>
          <w:lang w:val="en-US"/>
        </w:rPr>
        <w:t>how to build the ideas from the functional design</w:t>
      </w:r>
      <w:r w:rsidR="00E12ED8">
        <w:rPr>
          <w:rFonts w:eastAsiaTheme="minorEastAsia"/>
          <w:lang w:val="en-US"/>
        </w:rPr>
        <w:t xml:space="preserve">, therefore, researching components, schematics/drawings, </w:t>
      </w:r>
      <w:r w:rsidR="0066439B">
        <w:rPr>
          <w:rFonts w:eastAsiaTheme="minorEastAsia"/>
          <w:lang w:val="en-US"/>
        </w:rPr>
        <w:t xml:space="preserve">and </w:t>
      </w:r>
      <w:proofErr w:type="gramStart"/>
      <w:r w:rsidR="0066439B">
        <w:rPr>
          <w:rFonts w:eastAsiaTheme="minorEastAsia"/>
          <w:lang w:val="en-US"/>
        </w:rPr>
        <w:t>start</w:t>
      </w:r>
      <w:proofErr w:type="gramEnd"/>
      <w:r w:rsidR="0066439B">
        <w:rPr>
          <w:rFonts w:eastAsiaTheme="minorEastAsia"/>
          <w:lang w:val="en-US"/>
        </w:rPr>
        <w:t xml:space="preserve"> to develop the </w:t>
      </w:r>
      <w:r w:rsidR="00707C99">
        <w:rPr>
          <w:rFonts w:eastAsiaTheme="minorEastAsia"/>
          <w:lang w:val="en-US"/>
        </w:rPr>
        <w:t>low-level</w:t>
      </w:r>
      <w:r w:rsidR="0066439B">
        <w:rPr>
          <w:rFonts w:eastAsiaTheme="minorEastAsia"/>
          <w:lang w:val="en-US"/>
        </w:rPr>
        <w:t xml:space="preserve"> programming. </w:t>
      </w:r>
      <w:r w:rsidR="00A11CB0" w:rsidRPr="0066439B">
        <w:br/>
      </w:r>
    </w:p>
    <w:p w14:paraId="438E03B7" w14:textId="77777777" w:rsidR="002050D6" w:rsidRDefault="002050D6" w:rsidP="002050D6">
      <w:pPr>
        <w:pStyle w:val="Heading2"/>
      </w:pPr>
      <w:r>
        <w:t>3</w:t>
      </w:r>
      <w:r w:rsidRPr="002050D6">
        <w:rPr>
          <w:vertAlign w:val="superscript"/>
        </w:rPr>
        <w:t>rd</w:t>
      </w:r>
      <w:r>
        <w:t xml:space="preserve"> Phase: Implementation and Realization</w:t>
      </w:r>
    </w:p>
    <w:p w14:paraId="0D30C349" w14:textId="77777777" w:rsidR="002D5D63" w:rsidRDefault="002D5D63" w:rsidP="00A11CB0">
      <w:pPr>
        <w:ind w:left="576"/>
      </w:pPr>
    </w:p>
    <w:p w14:paraId="5286DBF9" w14:textId="1E8FC978" w:rsidR="00B21211" w:rsidRDefault="00B21211" w:rsidP="00A11CB0">
      <w:pPr>
        <w:ind w:left="576"/>
      </w:pPr>
      <w:r>
        <w:t xml:space="preserve">The product of </w:t>
      </w:r>
      <w:r w:rsidR="002D5D63">
        <w:t>the</w:t>
      </w:r>
      <w:r>
        <w:t xml:space="preserve"> 3</w:t>
      </w:r>
      <w:r w:rsidRPr="00B21211">
        <w:rPr>
          <w:vertAlign w:val="superscript"/>
        </w:rPr>
        <w:t>rd</w:t>
      </w:r>
      <w:r>
        <w:t xml:space="preserve"> Phase is </w:t>
      </w:r>
      <w:r w:rsidR="00A031B0">
        <w:t>the combination of the Hardware elements with the Software elements.</w:t>
      </w:r>
    </w:p>
    <w:p w14:paraId="4DC6B077" w14:textId="77777777" w:rsidR="00A46AEB" w:rsidRPr="00A11CB0" w:rsidRDefault="00A46AEB" w:rsidP="00A11CB0">
      <w:pPr>
        <w:ind w:left="576"/>
      </w:pPr>
    </w:p>
    <w:p w14:paraId="4A0A31B3" w14:textId="77777777" w:rsidR="002050D6" w:rsidRDefault="002050D6" w:rsidP="002050D6">
      <w:pPr>
        <w:pStyle w:val="Heading2"/>
      </w:pPr>
      <w:r>
        <w:t>4</w:t>
      </w:r>
      <w:r w:rsidRPr="002050D6">
        <w:rPr>
          <w:vertAlign w:val="superscript"/>
        </w:rPr>
        <w:t>th</w:t>
      </w:r>
      <w:r w:rsidRPr="566CF27D">
        <w:t xml:space="preserve"> Phase: </w:t>
      </w:r>
      <w:r>
        <w:t>Testing</w:t>
      </w:r>
    </w:p>
    <w:p w14:paraId="4B4730D0" w14:textId="533C5C0B" w:rsidR="002D5D63" w:rsidRDefault="002D5D63" w:rsidP="002D5D63">
      <w:pPr>
        <w:ind w:left="576"/>
      </w:pPr>
      <w:r>
        <w:t xml:space="preserve">In the </w:t>
      </w:r>
      <w:r w:rsidR="00B417AD">
        <w:t>4</w:t>
      </w:r>
      <w:r w:rsidR="00B417AD" w:rsidRPr="00B417AD">
        <w:rPr>
          <w:vertAlign w:val="superscript"/>
        </w:rPr>
        <w:t>th</w:t>
      </w:r>
      <w:r w:rsidR="00B417AD">
        <w:t xml:space="preserve"> phase the product will be the testing of everything, from the unit to the integration and the system testing, this is essential to </w:t>
      </w:r>
      <w:r w:rsidR="008D1E1C">
        <w:t>be sure that all elements from the final product as expected.</w:t>
      </w:r>
    </w:p>
    <w:p w14:paraId="4C8DBDA6" w14:textId="77777777" w:rsidR="00A11CB0" w:rsidRPr="00A11CB0" w:rsidRDefault="00A11CB0" w:rsidP="00A11CB0"/>
    <w:p w14:paraId="5D1DC0AD" w14:textId="71444A88" w:rsidR="00275A46" w:rsidRDefault="002050D6" w:rsidP="002050D6">
      <w:pPr>
        <w:pStyle w:val="Heading2"/>
      </w:pPr>
      <w:r>
        <w:t>5</w:t>
      </w:r>
      <w:r w:rsidRPr="002050D6">
        <w:rPr>
          <w:vertAlign w:val="superscript"/>
        </w:rPr>
        <w:t>th</w:t>
      </w:r>
      <w:r w:rsidRPr="4715A69E">
        <w:t xml:space="preserve"> Phase: Final </w:t>
      </w:r>
      <w:r w:rsidRPr="56B151F4">
        <w:t>test.</w:t>
      </w:r>
    </w:p>
    <w:p w14:paraId="7434A0D1" w14:textId="77777777" w:rsidR="00BD2DE4" w:rsidRPr="00BD2DE4" w:rsidRDefault="00BD2DE4" w:rsidP="00BD2DE4"/>
    <w:p w14:paraId="48B3D495" w14:textId="368B56D4" w:rsidR="00F74CBE" w:rsidRDefault="00707C99" w:rsidP="00F74CBE">
      <w:pPr>
        <w:rPr>
          <w:lang w:val="en-US"/>
        </w:rPr>
      </w:pPr>
      <w:r>
        <w:t>The 5</w:t>
      </w:r>
      <w:r w:rsidRPr="00707C99">
        <w:rPr>
          <w:vertAlign w:val="superscript"/>
        </w:rPr>
        <w:t>th</w:t>
      </w:r>
      <w:r>
        <w:t xml:space="preserve"> Phase is the car working well and ready for the race as requested by the clients.</w:t>
      </w:r>
      <w:r w:rsidR="00E57514">
        <w:t xml:space="preserve"> It also consists of the final report </w:t>
      </w:r>
      <w:r w:rsidR="00F74CBE" w:rsidRPr="7F87FA53">
        <w:rPr>
          <w:lang w:val="en-US"/>
        </w:rPr>
        <w:t xml:space="preserve">which will consist of all the information </w:t>
      </w:r>
      <w:r w:rsidR="00F74CBE" w:rsidRPr="084F6B4B">
        <w:rPr>
          <w:lang w:val="en-US"/>
        </w:rPr>
        <w:t>regarding</w:t>
      </w:r>
      <w:r w:rsidR="00F74CBE" w:rsidRPr="7F87FA53">
        <w:rPr>
          <w:lang w:val="en-US"/>
        </w:rPr>
        <w:t xml:space="preserve"> the project. This includes flow charts, </w:t>
      </w:r>
      <w:r w:rsidR="00F74CBE" w:rsidRPr="084F6B4B">
        <w:rPr>
          <w:lang w:val="en-US"/>
        </w:rPr>
        <w:t>Ghant</w:t>
      </w:r>
      <w:r w:rsidR="00F74CBE" w:rsidRPr="7F87FA53">
        <w:rPr>
          <w:lang w:val="en-US"/>
        </w:rPr>
        <w:t xml:space="preserve"> charts, block diagrams, calculations, and explanations. During the process of designing the car, technical and a </w:t>
      </w:r>
      <w:r w:rsidR="00F74CBE" w:rsidRPr="084F6B4B">
        <w:rPr>
          <w:lang w:val="en-US"/>
        </w:rPr>
        <w:t>functional</w:t>
      </w:r>
      <w:r w:rsidR="00F74CBE" w:rsidRPr="7F87FA53">
        <w:rPr>
          <w:lang w:val="en-US"/>
        </w:rPr>
        <w:t xml:space="preserve"> </w:t>
      </w:r>
      <w:r w:rsidR="00F74CBE" w:rsidRPr="32B48A34">
        <w:rPr>
          <w:lang w:val="en-US"/>
        </w:rPr>
        <w:t>design</w:t>
      </w:r>
      <w:r w:rsidR="00F74CBE" w:rsidRPr="7F87FA53">
        <w:rPr>
          <w:lang w:val="en-US"/>
        </w:rPr>
        <w:t xml:space="preserve"> will be provided. These </w:t>
      </w:r>
      <w:r w:rsidR="00F74CBE" w:rsidRPr="584F0C20">
        <w:rPr>
          <w:lang w:val="en-US"/>
        </w:rPr>
        <w:t>documents</w:t>
      </w:r>
      <w:r w:rsidR="00F74CBE" w:rsidRPr="7F87FA53">
        <w:rPr>
          <w:lang w:val="en-US"/>
        </w:rPr>
        <w:t xml:space="preserve"> will include all the fundamental details regarding the design. </w:t>
      </w:r>
    </w:p>
    <w:p w14:paraId="444C485D" w14:textId="35EF2156" w:rsidR="00707C99" w:rsidRPr="00F74CBE" w:rsidRDefault="00707C99" w:rsidP="00E57514">
      <w:pPr>
        <w:ind w:firstLine="576"/>
        <w:rPr>
          <w:lang w:val="en-US"/>
        </w:rPr>
      </w:pPr>
    </w:p>
    <w:p w14:paraId="7A2406D4" w14:textId="77777777" w:rsidR="002050D6" w:rsidRPr="002050D6" w:rsidRDefault="002050D6" w:rsidP="00A11CB0">
      <w:pPr>
        <w:ind w:left="576"/>
      </w:pPr>
    </w:p>
    <w:p w14:paraId="5975A33C" w14:textId="4007979A" w:rsidR="00275A46" w:rsidRDefault="7474122D" w:rsidP="00275A46">
      <w:pPr>
        <w:pStyle w:val="Heading2"/>
        <w:rPr>
          <w:lang w:val="nl-NL"/>
        </w:rPr>
      </w:pPr>
      <w:bookmarkStart w:id="35" w:name="_Toc167289959"/>
      <w:r w:rsidRPr="76D70273">
        <w:rPr>
          <w:lang w:val="nl-NL"/>
        </w:rPr>
        <w:t>Hardware</w:t>
      </w:r>
      <w:bookmarkEnd w:id="35"/>
    </w:p>
    <w:p w14:paraId="13DD0C5E" w14:textId="0EA76359" w:rsidR="008F1091" w:rsidRPr="00564B4A" w:rsidRDefault="1FAFAA34" w:rsidP="00564B4A">
      <w:pPr>
        <w:spacing w:after="240"/>
        <w:jc w:val="both"/>
        <w:rPr>
          <w:rFonts w:eastAsiaTheme="minorEastAsia"/>
          <w:lang w:val="en-US"/>
        </w:rPr>
      </w:pPr>
      <w:r w:rsidRPr="2935B644">
        <w:rPr>
          <w:rFonts w:eastAsiaTheme="minorEastAsia"/>
          <w:lang w:val="en-US"/>
        </w:rPr>
        <w:t>The hardware component of our autonomous car project is fundamental to its functionality. Consisting of a robust chassis and essential sensors, the hardware ensures the vehicle's stability and ability to perceive its environment accurately.</w:t>
      </w:r>
      <w:r w:rsidR="1E5CA464" w:rsidRPr="48079891">
        <w:rPr>
          <w:rFonts w:eastAsiaTheme="minorEastAsia"/>
          <w:lang w:val="en-US"/>
        </w:rPr>
        <w:t xml:space="preserve"> </w:t>
      </w:r>
      <w:r w:rsidRPr="2935B644">
        <w:rPr>
          <w:rFonts w:eastAsiaTheme="minorEastAsia"/>
          <w:lang w:val="en-US"/>
        </w:rPr>
        <w:t xml:space="preserve">The chassis is designed to withstand various terrains, providing a stable platform for sensor integration. </w:t>
      </w:r>
      <w:r w:rsidR="1FD5C32B" w:rsidRPr="2935B644">
        <w:rPr>
          <w:rFonts w:eastAsiaTheme="minorEastAsia"/>
          <w:lang w:val="en-US"/>
        </w:rPr>
        <w:t>The sensors ensure the basic functionality like following the white line, avoiding ob</w:t>
      </w:r>
      <w:r w:rsidR="4B2343D7" w:rsidRPr="2935B644">
        <w:rPr>
          <w:rFonts w:eastAsiaTheme="minorEastAsia"/>
          <w:lang w:val="en-US"/>
        </w:rPr>
        <w:t>jects and climbing hills.</w:t>
      </w:r>
      <w:r w:rsidR="5D40A295" w:rsidRPr="2935B644">
        <w:rPr>
          <w:rFonts w:eastAsiaTheme="minorEastAsia"/>
          <w:lang w:val="en-US"/>
        </w:rPr>
        <w:t xml:space="preserve"> </w:t>
      </w:r>
      <w:r w:rsidRPr="2935B644">
        <w:rPr>
          <w:rFonts w:eastAsiaTheme="minorEastAsia"/>
          <w:lang w:val="en-US"/>
        </w:rPr>
        <w:t xml:space="preserve">These sensors, strategically placed, enable the car to perceive its </w:t>
      </w:r>
      <w:r w:rsidRPr="2935B644">
        <w:rPr>
          <w:rFonts w:eastAsiaTheme="minorEastAsia"/>
          <w:lang w:val="en-US"/>
        </w:rPr>
        <w:lastRenderedPageBreak/>
        <w:t>surroundings and make informed decisions. Additionally, a powerful microcontroller processes sensor data, facilitating real-time decision-making and control.</w:t>
      </w:r>
    </w:p>
    <w:p w14:paraId="6996C9E9" w14:textId="77777777" w:rsidR="00275A46" w:rsidRDefault="7474122D" w:rsidP="00275A46">
      <w:pPr>
        <w:pStyle w:val="Heading1"/>
      </w:pPr>
      <w:bookmarkStart w:id="36" w:name="_Toc115094525"/>
      <w:bookmarkStart w:id="37" w:name="_Toc167289962"/>
      <w:r>
        <w:t>Quality assurance</w:t>
      </w:r>
      <w:bookmarkEnd w:id="36"/>
      <w:bookmarkEnd w:id="37"/>
    </w:p>
    <w:p w14:paraId="2D7C0D26" w14:textId="77777777" w:rsidR="008F1091" w:rsidRPr="008F1091" w:rsidRDefault="008F1091" w:rsidP="008F1091"/>
    <w:p w14:paraId="28BEB86E" w14:textId="77777777" w:rsidR="00845E18" w:rsidRDefault="79D1BF32" w:rsidP="15BAF48F">
      <w:r>
        <w:t xml:space="preserve">The quality control is a </w:t>
      </w:r>
      <w:r w:rsidR="5D00C540">
        <w:t>crucial</w:t>
      </w:r>
      <w:r>
        <w:t xml:space="preserve"> part of every project. It ensures the highest quality of the product</w:t>
      </w:r>
      <w:r w:rsidR="09A5B200">
        <w:t xml:space="preserve"> as well as the best performance from the project team. For this project </w:t>
      </w:r>
      <w:r w:rsidR="008D1C29">
        <w:t>rules</w:t>
      </w:r>
      <w:r w:rsidR="0F5884AD">
        <w:t xml:space="preserve"> w</w:t>
      </w:r>
      <w:r w:rsidR="008D1C29">
        <w:t>ere</w:t>
      </w:r>
      <w:r w:rsidR="0F5884AD">
        <w:t xml:space="preserve"> made</w:t>
      </w:r>
      <w:r w:rsidR="00347F4E">
        <w:t xml:space="preserve"> within the organisation </w:t>
      </w:r>
      <w:r w:rsidR="0F5884AD">
        <w:t>to</w:t>
      </w:r>
      <w:r w:rsidR="487403F9">
        <w:t xml:space="preserve"> prevent any injustice and </w:t>
      </w:r>
      <w:r w:rsidR="00347F4E">
        <w:t>timewasting</w:t>
      </w:r>
      <w:r w:rsidR="4ED8DF81">
        <w:t xml:space="preserve">. What is more, this project is developed using several techniques that guarantee the best </w:t>
      </w:r>
      <w:r w:rsidR="284F97BB">
        <w:t>results</w:t>
      </w:r>
      <w:r w:rsidR="67F877B3">
        <w:t xml:space="preserve">. </w:t>
      </w:r>
      <w:r w:rsidR="67F877B3" w:rsidRPr="00845E18">
        <w:t xml:space="preserve">The company is using methods such as: </w:t>
      </w:r>
    </w:p>
    <w:p w14:paraId="6B6BAF9E" w14:textId="7057905B" w:rsidR="00845E18" w:rsidRDefault="67F877B3" w:rsidP="00845E18">
      <w:pPr>
        <w:pStyle w:val="ListParagraph"/>
        <w:numPr>
          <w:ilvl w:val="0"/>
          <w:numId w:val="44"/>
        </w:numPr>
      </w:pPr>
      <w:r w:rsidRPr="00845E18">
        <w:t xml:space="preserve">V-model to separate the work into phases and </w:t>
      </w:r>
      <w:r w:rsidR="4F6D0D5A" w:rsidRPr="00845E18">
        <w:t>conduct the tests, that will also be part of the quality assurance, accordingly</w:t>
      </w:r>
      <w:r w:rsidR="0011077D">
        <w:t>.</w:t>
      </w:r>
    </w:p>
    <w:p w14:paraId="4EA10438" w14:textId="6A7ED63D" w:rsidR="00845E18" w:rsidRDefault="4F6D0D5A" w:rsidP="00845E18">
      <w:pPr>
        <w:pStyle w:val="ListParagraph"/>
        <w:numPr>
          <w:ilvl w:val="0"/>
          <w:numId w:val="44"/>
        </w:numPr>
      </w:pPr>
      <w:proofErr w:type="spellStart"/>
      <w:r w:rsidRPr="00845E18">
        <w:t>MoSCoW</w:t>
      </w:r>
      <w:proofErr w:type="spellEnd"/>
      <w:r w:rsidRPr="00845E18">
        <w:t xml:space="preserve"> to </w:t>
      </w:r>
      <w:r w:rsidR="00347F4E" w:rsidRPr="00845E18">
        <w:t xml:space="preserve">understand and </w:t>
      </w:r>
      <w:r w:rsidR="53FB8553" w:rsidRPr="00845E18">
        <w:t>meet all the client’s requirements</w:t>
      </w:r>
      <w:r w:rsidR="3FC7C3DD" w:rsidRPr="00845E18">
        <w:t xml:space="preserve"> and be a base during quality checks to see </w:t>
      </w:r>
      <w:r w:rsidR="0A95F1E0" w:rsidRPr="00845E18">
        <w:t>whether</w:t>
      </w:r>
      <w:r w:rsidR="3FC7C3DD" w:rsidRPr="00845E18">
        <w:t xml:space="preserve"> everything is being prepared in </w:t>
      </w:r>
      <w:r w:rsidR="0011077D">
        <w:t xml:space="preserve">alignment </w:t>
      </w:r>
      <w:r w:rsidR="3FC7C3DD" w:rsidRPr="00845E18">
        <w:t>with the requirements</w:t>
      </w:r>
      <w:r w:rsidR="0011077D">
        <w:t>.</w:t>
      </w:r>
      <w:r w:rsidR="53FB8553" w:rsidRPr="00845E18">
        <w:t xml:space="preserve"> </w:t>
      </w:r>
    </w:p>
    <w:p w14:paraId="345F0438" w14:textId="23E4600F" w:rsidR="00845E18" w:rsidRDefault="53FB8553" w:rsidP="00845E18">
      <w:pPr>
        <w:pStyle w:val="ListParagraph"/>
        <w:numPr>
          <w:ilvl w:val="0"/>
          <w:numId w:val="44"/>
        </w:numPr>
      </w:pPr>
      <w:r w:rsidRPr="00845E18">
        <w:t>Gantt chart to plan for the project</w:t>
      </w:r>
      <w:r w:rsidR="4C567F06" w:rsidRPr="00845E18">
        <w:t xml:space="preserve">, this also includes </w:t>
      </w:r>
      <w:r w:rsidR="00E83F8C" w:rsidRPr="00845E18">
        <w:t>all</w:t>
      </w:r>
      <w:r w:rsidR="4C567F06" w:rsidRPr="00845E18">
        <w:t xml:space="preserve"> the due dates for </w:t>
      </w:r>
      <w:r w:rsidR="00E83F8C" w:rsidRPr="00845E18">
        <w:t>all</w:t>
      </w:r>
      <w:r w:rsidR="4C567F06" w:rsidRPr="00845E18">
        <w:t xml:space="preserve"> the deliverables</w:t>
      </w:r>
      <w:r w:rsidR="60D0B5F0" w:rsidRPr="00845E18">
        <w:t xml:space="preserve"> to ensure everything is submitted on time</w:t>
      </w:r>
      <w:r w:rsidR="4ABB99D1" w:rsidRPr="00845E18">
        <w:t xml:space="preserve">. The </w:t>
      </w:r>
      <w:r w:rsidR="7294D4F9" w:rsidRPr="00845E18">
        <w:t>Gantt</w:t>
      </w:r>
      <w:r w:rsidR="4ABB99D1" w:rsidRPr="00845E18">
        <w:t xml:space="preserve"> chart is also used as a template during quality checks to </w:t>
      </w:r>
      <w:r w:rsidR="77DA3A8D" w:rsidRPr="00845E18">
        <w:t>examine</w:t>
      </w:r>
      <w:r w:rsidR="4ABB99D1" w:rsidRPr="00845E18">
        <w:t xml:space="preserve"> </w:t>
      </w:r>
      <w:r w:rsidR="6B476C0F" w:rsidRPr="00845E18">
        <w:t>whether</w:t>
      </w:r>
      <w:r w:rsidR="4ABB99D1" w:rsidRPr="00845E18">
        <w:t xml:space="preserve"> everything is being developed on time</w:t>
      </w:r>
      <w:r w:rsidR="00E83F8C">
        <w:t>.</w:t>
      </w:r>
      <w:r w:rsidR="1471FED1" w:rsidRPr="00845E18">
        <w:t xml:space="preserve"> </w:t>
      </w:r>
    </w:p>
    <w:p w14:paraId="559114A8" w14:textId="7C76B2EA" w:rsidR="00845E18" w:rsidRDefault="1471FED1" w:rsidP="00845E18">
      <w:pPr>
        <w:pStyle w:val="ListParagraph"/>
        <w:numPr>
          <w:ilvl w:val="0"/>
          <w:numId w:val="44"/>
        </w:numPr>
      </w:pPr>
      <w:r w:rsidRPr="00845E18">
        <w:t xml:space="preserve">SMART objectives to keep the clear goal in mind and meet the set objectives in the stated </w:t>
      </w:r>
      <w:r w:rsidR="6278256A" w:rsidRPr="00845E18">
        <w:t>time limit</w:t>
      </w:r>
      <w:r w:rsidR="00E83F8C">
        <w:t>.</w:t>
      </w:r>
    </w:p>
    <w:p w14:paraId="75DE13E6" w14:textId="0D8DFA05" w:rsidR="70A3A0E3" w:rsidRDefault="1A963B68" w:rsidP="0011077D">
      <w:r>
        <w:t>The</w:t>
      </w:r>
      <w:r w:rsidR="4E828546">
        <w:t xml:space="preserve"> feedback</w:t>
      </w:r>
      <w:r>
        <w:t xml:space="preserve"> meetings with </w:t>
      </w:r>
      <w:r w:rsidR="001C810C">
        <w:t>the</w:t>
      </w:r>
      <w:r>
        <w:t xml:space="preserve"> client will be held weekly </w:t>
      </w:r>
      <w:r w:rsidR="2570F5DE">
        <w:t>to</w:t>
      </w:r>
      <w:r w:rsidR="4A3A71C4">
        <w:t xml:space="preserve"> make sure everything is working according to the client’s expectations</w:t>
      </w:r>
      <w:r w:rsidR="1099F7AD">
        <w:t xml:space="preserve">. They will be held </w:t>
      </w:r>
      <w:r w:rsidR="339EFD45">
        <w:t xml:space="preserve">during Project System </w:t>
      </w:r>
      <w:proofErr w:type="gramStart"/>
      <w:r w:rsidR="235EFB8E">
        <w:t>class</w:t>
      </w:r>
      <w:proofErr w:type="gramEnd"/>
      <w:r w:rsidR="1099F7AD">
        <w:t xml:space="preserve"> and the duration will be about 3 hours</w:t>
      </w:r>
      <w:r w:rsidR="4A3A71C4">
        <w:t>.</w:t>
      </w:r>
      <w:r w:rsidR="771954CF">
        <w:t xml:space="preserve"> The buil</w:t>
      </w:r>
      <w:r w:rsidR="00E83F8C">
        <w:t>t</w:t>
      </w:r>
      <w:r w:rsidR="771954CF">
        <w:t>-in checks</w:t>
      </w:r>
      <w:r w:rsidR="138E5437">
        <w:t>,</w:t>
      </w:r>
      <w:r w:rsidR="72E84D44">
        <w:t xml:space="preserve"> that are part of the several methods listed above</w:t>
      </w:r>
      <w:r w:rsidR="6CD6BDE4">
        <w:t>,</w:t>
      </w:r>
      <w:r w:rsidR="771954CF">
        <w:t xml:space="preserve"> should be sufficient, however</w:t>
      </w:r>
      <w:r w:rsidR="1DD17F76">
        <w:t>,</w:t>
      </w:r>
      <w:r w:rsidR="771954CF">
        <w:t xml:space="preserve"> if there ever comes a need to modify the checks according to the company’s performance </w:t>
      </w:r>
      <w:r w:rsidR="540A5637">
        <w:t>this will be done with careful consideration of the situation so in this phase of the pro</w:t>
      </w:r>
      <w:r w:rsidR="59E7442B">
        <w:t xml:space="preserve">ject it is yet impossible to predict needed changes. </w:t>
      </w:r>
    </w:p>
    <w:p w14:paraId="28DD9AEB" w14:textId="60EA4548" w:rsidR="00EE47E9" w:rsidRPr="00113416" w:rsidRDefault="00EE47E9" w:rsidP="0011077D">
      <w:pPr>
        <w:rPr>
          <w:lang w:val="en-US"/>
        </w:rPr>
      </w:pPr>
      <w:r>
        <w:t xml:space="preserve">The company will also follow the standard </w:t>
      </w:r>
      <w:r w:rsidR="00503F84">
        <w:t xml:space="preserve">ISO/TC 181 for safety of toys. </w:t>
      </w:r>
      <w:r w:rsidR="008B18E0">
        <w:t>And ISO 9001</w:t>
      </w:r>
      <w:r w:rsidR="00836812">
        <w:t xml:space="preserve"> and NEN 1010</w:t>
      </w:r>
      <w:r w:rsidR="008B18E0">
        <w:t xml:space="preserve"> to assure that the company will operate in the best way</w:t>
      </w:r>
      <w:r w:rsidR="001D3606">
        <w:t xml:space="preserve">. These will act as references </w:t>
      </w:r>
      <w:r w:rsidR="001D1DFB">
        <w:t xml:space="preserve">in all the phases of the project. </w:t>
      </w:r>
      <w:r w:rsidR="001D3606">
        <w:t xml:space="preserve"> </w:t>
      </w:r>
      <w:r w:rsidR="00E406F8">
        <w:t>To</w:t>
      </w:r>
      <w:r w:rsidR="001D3606">
        <w:t xml:space="preserve"> </w:t>
      </w:r>
      <w:r w:rsidR="007C2B11">
        <w:t>ensure that is within the European standard</w:t>
      </w:r>
      <w:r w:rsidR="00113416">
        <w:t xml:space="preserve"> Directive 2009/48/EC.</w:t>
      </w:r>
    </w:p>
    <w:p w14:paraId="0E3B0BBD" w14:textId="0D8DFA05" w:rsidR="00275A46" w:rsidRDefault="7474122D" w:rsidP="00275A46">
      <w:pPr>
        <w:pStyle w:val="Heading2"/>
        <w:rPr>
          <w:lang w:val="nl-NL"/>
        </w:rPr>
      </w:pPr>
      <w:bookmarkStart w:id="38" w:name="_Toc167289963"/>
      <w:r w:rsidRPr="76D70273">
        <w:rPr>
          <w:lang w:val="nl-NL"/>
        </w:rPr>
        <w:t>Hardware</w:t>
      </w:r>
      <w:bookmarkEnd w:id="38"/>
    </w:p>
    <w:p w14:paraId="0A3E0045" w14:textId="489202B3" w:rsidR="00275A46" w:rsidRPr="00250C51" w:rsidRDefault="5B094DE2" w:rsidP="00275A46">
      <w:pPr>
        <w:rPr>
          <w:lang w:val="en-US"/>
        </w:rPr>
      </w:pPr>
      <w:r w:rsidRPr="0009331D">
        <w:rPr>
          <w:lang w:val="en-US"/>
        </w:rPr>
        <w:t xml:space="preserve">The hardware quality assurance is done during every group </w:t>
      </w:r>
      <w:r w:rsidRPr="2B720C2F">
        <w:rPr>
          <w:lang w:val="en-US"/>
        </w:rPr>
        <w:t>meeting</w:t>
      </w:r>
      <w:r w:rsidR="273912B0" w:rsidRPr="0009331D">
        <w:rPr>
          <w:lang w:val="en-US"/>
        </w:rPr>
        <w:t xml:space="preserve"> which the company plans to hold 2 times a week</w:t>
      </w:r>
      <w:r w:rsidRPr="0009331D">
        <w:rPr>
          <w:lang w:val="en-US"/>
        </w:rPr>
        <w:t>.</w:t>
      </w:r>
      <w:r w:rsidR="0A9270FC" w:rsidRPr="0009331D">
        <w:rPr>
          <w:lang w:val="en-US"/>
        </w:rPr>
        <w:t xml:space="preserve"> </w:t>
      </w:r>
      <w:r w:rsidR="0A9270FC" w:rsidRPr="00DF2910">
        <w:rPr>
          <w:lang w:val="en-US"/>
        </w:rPr>
        <w:t>During the meeting</w:t>
      </w:r>
      <w:r w:rsidR="18F39C08" w:rsidRPr="00DF2910">
        <w:rPr>
          <w:lang w:val="en-US"/>
        </w:rPr>
        <w:t>s</w:t>
      </w:r>
      <w:r w:rsidR="0C267BB7" w:rsidRPr="2F0546FF">
        <w:rPr>
          <w:lang w:val="en-US"/>
        </w:rPr>
        <w:t>,</w:t>
      </w:r>
      <w:r w:rsidR="0A9270FC" w:rsidRPr="00DF2910">
        <w:rPr>
          <w:lang w:val="en-US"/>
        </w:rPr>
        <w:t xml:space="preserve"> the Quality </w:t>
      </w:r>
      <w:r w:rsidR="61788F66" w:rsidRPr="00DF2910">
        <w:rPr>
          <w:lang w:val="en-US"/>
        </w:rPr>
        <w:t>C</w:t>
      </w:r>
      <w:r w:rsidR="0A9270FC" w:rsidRPr="00DF2910">
        <w:rPr>
          <w:lang w:val="en-US"/>
        </w:rPr>
        <w:t>ontroller checks whether the direction and the speed at which the hardware is being developed matches the methods and plans described above</w:t>
      </w:r>
      <w:r w:rsidR="108760F1" w:rsidRPr="00DF2910">
        <w:rPr>
          <w:lang w:val="en-US"/>
        </w:rPr>
        <w:t xml:space="preserve"> using the methods</w:t>
      </w:r>
      <w:r w:rsidR="69056B19" w:rsidRPr="2B720C2F">
        <w:rPr>
          <w:lang w:val="en-US"/>
        </w:rPr>
        <w:t xml:space="preserve"> stated above</w:t>
      </w:r>
      <w:r w:rsidR="0A9270FC" w:rsidRPr="2B720C2F">
        <w:rPr>
          <w:lang w:val="en-US"/>
        </w:rPr>
        <w:t>.</w:t>
      </w:r>
      <w:r w:rsidR="66E345EF" w:rsidRPr="00DF2910">
        <w:rPr>
          <w:lang w:val="en-US"/>
        </w:rPr>
        <w:t xml:space="preserve"> </w:t>
      </w:r>
      <w:r w:rsidR="66E345EF" w:rsidRPr="00DE1E21">
        <w:rPr>
          <w:lang w:val="en-US"/>
        </w:rPr>
        <w:t>While those meetings are held</w:t>
      </w:r>
      <w:r w:rsidR="3B39E79A" w:rsidRPr="00DE1E21">
        <w:rPr>
          <w:lang w:val="en-US"/>
        </w:rPr>
        <w:t>,</w:t>
      </w:r>
      <w:r w:rsidR="66E345EF" w:rsidRPr="00DE1E21">
        <w:rPr>
          <w:lang w:val="en-US"/>
        </w:rPr>
        <w:t xml:space="preserve"> the quality assurance of the intermediate result</w:t>
      </w:r>
      <w:r w:rsidR="1A7D4D49" w:rsidRPr="00DE1E21">
        <w:rPr>
          <w:lang w:val="en-US"/>
        </w:rPr>
        <w:t>s from the time between meetings</w:t>
      </w:r>
      <w:r w:rsidR="66E345EF" w:rsidRPr="00DE1E21">
        <w:rPr>
          <w:lang w:val="en-US"/>
        </w:rPr>
        <w:t xml:space="preserve"> will be asse</w:t>
      </w:r>
      <w:r w:rsidR="000A7336">
        <w:rPr>
          <w:lang w:val="en-US"/>
        </w:rPr>
        <w:t>s</w:t>
      </w:r>
      <w:r w:rsidR="66E345EF" w:rsidRPr="00DE1E21">
        <w:rPr>
          <w:lang w:val="en-US"/>
        </w:rPr>
        <w:t>sed</w:t>
      </w:r>
      <w:r w:rsidR="4635B888" w:rsidRPr="00DE1E21">
        <w:rPr>
          <w:lang w:val="en-US"/>
        </w:rPr>
        <w:t xml:space="preserve"> (for both hardware and sof</w:t>
      </w:r>
      <w:r w:rsidR="000A7336">
        <w:rPr>
          <w:lang w:val="en-US"/>
        </w:rPr>
        <w:t>t</w:t>
      </w:r>
      <w:r w:rsidR="4635B888" w:rsidRPr="00DE1E21">
        <w:rPr>
          <w:lang w:val="en-US"/>
        </w:rPr>
        <w:t xml:space="preserve">ware). </w:t>
      </w:r>
      <w:r w:rsidR="000112F5" w:rsidRPr="00222A06">
        <w:rPr>
          <w:lang w:val="en-US"/>
        </w:rPr>
        <w:t>This will continue for the whole duration of the project.</w:t>
      </w:r>
    </w:p>
    <w:p w14:paraId="079D09CC" w14:textId="77777777" w:rsidR="00275A46" w:rsidRDefault="7474122D" w:rsidP="00275A46">
      <w:pPr>
        <w:pStyle w:val="Heading2"/>
        <w:rPr>
          <w:lang w:val="nl-NL"/>
        </w:rPr>
      </w:pPr>
      <w:bookmarkStart w:id="39" w:name="_Toc167289964"/>
      <w:r w:rsidRPr="76D70273">
        <w:rPr>
          <w:lang w:val="nl-NL"/>
        </w:rPr>
        <w:t>Software</w:t>
      </w:r>
      <w:bookmarkEnd w:id="39"/>
    </w:p>
    <w:p w14:paraId="2E8D8976" w14:textId="02469A1A" w:rsidR="00275A46" w:rsidRPr="00222A06" w:rsidRDefault="7146235B" w:rsidP="00275A46">
      <w:pPr>
        <w:rPr>
          <w:lang w:val="en-US"/>
        </w:rPr>
      </w:pPr>
      <w:r w:rsidRPr="00222A06">
        <w:rPr>
          <w:lang w:val="en-US"/>
        </w:rPr>
        <w:t>The software quality assurance is done during every group meeting as well as during meetings among the software</w:t>
      </w:r>
      <w:r w:rsidR="000112F5" w:rsidRPr="00222A06">
        <w:rPr>
          <w:lang w:val="en-US"/>
        </w:rPr>
        <w:t xml:space="preserve"> </w:t>
      </w:r>
      <w:r w:rsidRPr="00222A06">
        <w:rPr>
          <w:lang w:val="en-US"/>
        </w:rPr>
        <w:t xml:space="preserve">team. During the meeting the </w:t>
      </w:r>
      <w:r w:rsidR="000112F5" w:rsidRPr="00222A06">
        <w:rPr>
          <w:lang w:val="en-US"/>
        </w:rPr>
        <w:t>q</w:t>
      </w:r>
      <w:r w:rsidRPr="00222A06">
        <w:rPr>
          <w:lang w:val="en-US"/>
        </w:rPr>
        <w:t xml:space="preserve">uality controller checks whether the direction and the speed at which the </w:t>
      </w:r>
      <w:r w:rsidR="53B4B8BD" w:rsidRPr="00222A06">
        <w:rPr>
          <w:lang w:val="en-US"/>
        </w:rPr>
        <w:t>code</w:t>
      </w:r>
      <w:r w:rsidRPr="00222A06">
        <w:rPr>
          <w:lang w:val="en-US"/>
        </w:rPr>
        <w:t xml:space="preserve"> is being developed </w:t>
      </w:r>
      <w:proofErr w:type="gramStart"/>
      <w:r w:rsidRPr="00222A06">
        <w:rPr>
          <w:lang w:val="en-US"/>
        </w:rPr>
        <w:t>matches</w:t>
      </w:r>
      <w:proofErr w:type="gramEnd"/>
      <w:r w:rsidRPr="00222A06">
        <w:rPr>
          <w:lang w:val="en-US"/>
        </w:rPr>
        <w:t xml:space="preserve"> the methods and plans described above.</w:t>
      </w:r>
      <w:r w:rsidR="74725200" w:rsidRPr="00222A06">
        <w:rPr>
          <w:lang w:val="en-US"/>
        </w:rPr>
        <w:t xml:space="preserve"> What is more, during the meetings the Quality Controller verifies that the</w:t>
      </w:r>
      <w:r w:rsidR="7AD8E864" w:rsidRPr="00222A06">
        <w:rPr>
          <w:lang w:val="en-US"/>
        </w:rPr>
        <w:t xml:space="preserve"> software and hardware are on the </w:t>
      </w:r>
      <w:r w:rsidR="7AD8E864" w:rsidRPr="00222A06">
        <w:rPr>
          <w:lang w:val="en-US"/>
        </w:rPr>
        <w:lastRenderedPageBreak/>
        <w:t>same stages o</w:t>
      </w:r>
      <w:r w:rsidR="492C5B6B" w:rsidRPr="00222A06">
        <w:rPr>
          <w:lang w:val="en-US"/>
        </w:rPr>
        <w:t xml:space="preserve">f </w:t>
      </w:r>
      <w:proofErr w:type="gramStart"/>
      <w:r w:rsidR="492C5B6B" w:rsidRPr="00222A06">
        <w:rPr>
          <w:lang w:val="en-US"/>
        </w:rPr>
        <w:t>the</w:t>
      </w:r>
      <w:r w:rsidR="7AD8E864" w:rsidRPr="00222A06">
        <w:rPr>
          <w:lang w:val="en-US"/>
        </w:rPr>
        <w:t xml:space="preserve"> development</w:t>
      </w:r>
      <w:proofErr w:type="gramEnd"/>
      <w:r w:rsidR="7AD8E864" w:rsidRPr="00222A06">
        <w:rPr>
          <w:lang w:val="en-US"/>
        </w:rPr>
        <w:t xml:space="preserve">. If that is not the case some changes according to the exact situation are implemented to </w:t>
      </w:r>
      <w:r w:rsidR="6F78D4D3" w:rsidRPr="00222A06">
        <w:rPr>
          <w:lang w:val="en-US"/>
        </w:rPr>
        <w:t xml:space="preserve">equal the work progress </w:t>
      </w:r>
      <w:r w:rsidR="443E5779" w:rsidRPr="00222A06">
        <w:rPr>
          <w:lang w:val="en-US"/>
        </w:rPr>
        <w:t>and workload</w:t>
      </w:r>
      <w:r w:rsidR="6F78D4D3" w:rsidRPr="00222A06">
        <w:rPr>
          <w:lang w:val="en-US"/>
        </w:rPr>
        <w:t xml:space="preserve"> of both departments.</w:t>
      </w:r>
    </w:p>
    <w:p w14:paraId="06DF501C" w14:textId="77777777" w:rsidR="00275A46" w:rsidRPr="00275A46" w:rsidRDefault="7474122D" w:rsidP="00275A46">
      <w:pPr>
        <w:pStyle w:val="Heading2"/>
        <w:rPr>
          <w:lang w:val="nl-NL"/>
        </w:rPr>
      </w:pPr>
      <w:bookmarkStart w:id="40" w:name="_Toc167289965"/>
      <w:r>
        <w:t>Documentation</w:t>
      </w:r>
      <w:bookmarkEnd w:id="40"/>
    </w:p>
    <w:p w14:paraId="3019C108" w14:textId="08DEC8D8" w:rsidR="00275A46" w:rsidRDefault="14D3F927" w:rsidP="00275A46">
      <w:r>
        <w:t>For this project</w:t>
      </w:r>
      <w:r w:rsidR="298A229D">
        <w:t>,</w:t>
      </w:r>
      <w:r>
        <w:t xml:space="preserve"> the safety standards apply in the most basic sense. This </w:t>
      </w:r>
      <w:r w:rsidR="121DC38A">
        <w:t>is</w:t>
      </w:r>
      <w:r>
        <w:t xml:space="preserve"> the car cannot be a hazard to </w:t>
      </w:r>
      <w:r w:rsidR="69C7ADA1">
        <w:t>people</w:t>
      </w:r>
      <w:r>
        <w:t xml:space="preserve"> or the environment</w:t>
      </w:r>
      <w:r w:rsidR="7A8AED61">
        <w:t xml:space="preserve"> in any sense.</w:t>
      </w:r>
      <w:r>
        <w:t xml:space="preserve"> Th</w:t>
      </w:r>
      <w:r w:rsidR="201BBFE7">
        <w:t xml:space="preserve">ere are no additional standards for quality control for this project except for the ones stated in the methodology used. There is also no extra certification needed. </w:t>
      </w:r>
      <w:r w:rsidR="79771CF3">
        <w:t xml:space="preserve">The security standards and regulations are </w:t>
      </w:r>
      <w:r w:rsidR="3E1317B1">
        <w:t>not applicable.</w:t>
      </w:r>
    </w:p>
    <w:p w14:paraId="4CEA1AB8" w14:textId="02BEBC6F" w:rsidR="008A4DFE" w:rsidRDefault="002D58C8" w:rsidP="00275A46">
      <w:r>
        <w:t xml:space="preserve">During the design and build phase a library of relevant </w:t>
      </w:r>
      <w:r w:rsidR="00CC16BD">
        <w:t>documentation will also be developed. This library will consist of, but not be limited to:</w:t>
      </w:r>
    </w:p>
    <w:p w14:paraId="0BA30B4A" w14:textId="762C0BB9" w:rsidR="00CC16BD" w:rsidRDefault="00900D65" w:rsidP="00CC16BD">
      <w:pPr>
        <w:pStyle w:val="ListParagraph"/>
        <w:numPr>
          <w:ilvl w:val="0"/>
          <w:numId w:val="45"/>
        </w:numPr>
      </w:pPr>
      <w:r>
        <w:t>The documentation created during the duration of this project as written in the chapter above.</w:t>
      </w:r>
    </w:p>
    <w:p w14:paraId="01F27548" w14:textId="3BDC2244" w:rsidR="00900D65" w:rsidRDefault="00900D65" w:rsidP="00CC16BD">
      <w:pPr>
        <w:pStyle w:val="ListParagraph"/>
        <w:numPr>
          <w:ilvl w:val="0"/>
          <w:numId w:val="45"/>
        </w:numPr>
      </w:pPr>
      <w:r>
        <w:t xml:space="preserve">Relevant academic articles read </w:t>
      </w:r>
      <w:r w:rsidR="007F0AEE">
        <w:t xml:space="preserve">in relation to the project that may then be used as reference for </w:t>
      </w:r>
      <w:r w:rsidR="00D1049A">
        <w:t>later</w:t>
      </w:r>
      <w:r w:rsidR="00303903">
        <w:t>.</w:t>
      </w:r>
    </w:p>
    <w:p w14:paraId="76E9FA8B" w14:textId="501E371F" w:rsidR="00D1049A" w:rsidRDefault="007906F1" w:rsidP="00CC16BD">
      <w:pPr>
        <w:pStyle w:val="ListParagraph"/>
        <w:numPr>
          <w:ilvl w:val="0"/>
          <w:numId w:val="45"/>
        </w:numPr>
      </w:pPr>
      <w:r>
        <w:t>Datasheets on all parts and components considered during design then used in the build.</w:t>
      </w:r>
    </w:p>
    <w:p w14:paraId="32DCBFBF" w14:textId="3FFC5ADE" w:rsidR="00275A46" w:rsidRPr="005969AB" w:rsidRDefault="007906F1">
      <w:r>
        <w:t xml:space="preserve">All these </w:t>
      </w:r>
      <w:r w:rsidR="00E437C2">
        <w:t xml:space="preserve">will provide Thunderbolt ART a solid basis of reference </w:t>
      </w:r>
      <w:proofErr w:type="gramStart"/>
      <w:r w:rsidR="00E437C2">
        <w:t>in order to</w:t>
      </w:r>
      <w:proofErr w:type="gramEnd"/>
      <w:r w:rsidR="00E437C2">
        <w:t xml:space="preserve"> compare the p</w:t>
      </w:r>
      <w:r w:rsidR="005969AB">
        <w:t>erformance and efficiency of the product against the relevant expected values that can be found within those documents.</w:t>
      </w:r>
    </w:p>
    <w:p w14:paraId="0AF2C8ED" w14:textId="77777777" w:rsidR="00275A46" w:rsidRDefault="00275A46"/>
    <w:p w14:paraId="263370DD" w14:textId="77777777" w:rsidR="00275A46" w:rsidRDefault="00275A46">
      <w:pPr>
        <w:rPr>
          <w:rFonts w:asciiTheme="majorHAnsi" w:eastAsiaTheme="majorEastAsia" w:hAnsiTheme="majorHAnsi" w:cstheme="majorBidi"/>
          <w:color w:val="2E74B5" w:themeColor="accent1" w:themeShade="BF"/>
          <w:sz w:val="32"/>
          <w:szCs w:val="32"/>
        </w:rPr>
      </w:pPr>
      <w:r>
        <w:br w:type="page"/>
      </w:r>
    </w:p>
    <w:p w14:paraId="0E67D1FD" w14:textId="341BE031" w:rsidR="00C62C14" w:rsidRDefault="3716F0B9" w:rsidP="004E33C6">
      <w:pPr>
        <w:pStyle w:val="Heading1"/>
      </w:pPr>
      <w:bookmarkStart w:id="41" w:name="_Toc167289966"/>
      <w:r>
        <w:lastRenderedPageBreak/>
        <w:t>Project organization</w:t>
      </w:r>
      <w:bookmarkEnd w:id="41"/>
    </w:p>
    <w:p w14:paraId="6FFFD132" w14:textId="77777777" w:rsidR="003224DD" w:rsidRPr="003224DD" w:rsidRDefault="003224DD" w:rsidP="003224DD"/>
    <w:p w14:paraId="657D8143" w14:textId="64E0F276" w:rsidR="00410EEC" w:rsidRDefault="6627AD76" w:rsidP="00410EEC">
      <w:pPr>
        <w:pStyle w:val="Heading2"/>
      </w:pPr>
      <w:bookmarkStart w:id="42" w:name="_Toc167289967"/>
      <w:r>
        <w:t>Organisation</w:t>
      </w:r>
      <w:bookmarkEnd w:id="42"/>
    </w:p>
    <w:p w14:paraId="2C73CFE8" w14:textId="54127295" w:rsidR="61130E5A" w:rsidRDefault="61130E5A" w:rsidP="61130E5A">
      <w:pPr>
        <w:pStyle w:val="NoSpacing"/>
        <w:rPr>
          <w:rFonts w:ascii="Lucida Sans Unicode" w:eastAsia="Lucida Sans Unicode" w:hAnsi="Lucida Sans Unicode" w:cs="Lucida Sans Unicode"/>
          <w:i/>
          <w:iCs/>
          <w:sz w:val="16"/>
          <w:szCs w:val="16"/>
        </w:rPr>
      </w:pPr>
    </w:p>
    <w:p w14:paraId="3BD82CDD" w14:textId="43AA89DF" w:rsidR="666A6FD3" w:rsidRDefault="00FC0790" w:rsidP="61130E5A">
      <w:pPr>
        <w:pStyle w:val="NoSpacing"/>
        <w:rPr>
          <w:rFonts w:eastAsia="Lucida Sans Unicode" w:cstheme="minorHAnsi"/>
          <w:iCs/>
        </w:rPr>
      </w:pPr>
      <w:r>
        <w:rPr>
          <w:rFonts w:eastAsia="Lucida Sans Unicode" w:cstheme="minorHAnsi"/>
          <w:iCs/>
        </w:rPr>
        <w:t xml:space="preserve">At the beginning of the project, </w:t>
      </w:r>
      <w:r w:rsidR="00B74BCD">
        <w:rPr>
          <w:rFonts w:eastAsia="Lucida Sans Unicode" w:cstheme="minorHAnsi"/>
          <w:iCs/>
        </w:rPr>
        <w:t xml:space="preserve">the role of each member of Thunderbolt ART </w:t>
      </w:r>
      <w:r w:rsidR="00674960">
        <w:rPr>
          <w:rFonts w:eastAsia="Lucida Sans Unicode" w:cstheme="minorHAnsi"/>
          <w:iCs/>
        </w:rPr>
        <w:t xml:space="preserve">was assigned a role in both the project management and the process management </w:t>
      </w:r>
      <w:r w:rsidR="00FC5374">
        <w:rPr>
          <w:rFonts w:eastAsia="Lucida Sans Unicode" w:cstheme="minorHAnsi"/>
          <w:iCs/>
        </w:rPr>
        <w:t xml:space="preserve">of the program. </w:t>
      </w:r>
    </w:p>
    <w:p w14:paraId="1147503A" w14:textId="77777777" w:rsidR="00CE6BB2" w:rsidRDefault="00CE6BB2" w:rsidP="61130E5A">
      <w:pPr>
        <w:pStyle w:val="NoSpacing"/>
        <w:rPr>
          <w:ins w:id="43" w:author="Thais Tereza Cataldi Beirao" w:date="2024-03-21T13:03:00Z"/>
          <w:rFonts w:eastAsia="Lucida Sans Unicode" w:cstheme="minorHAnsi"/>
          <w:iCs/>
        </w:rPr>
      </w:pPr>
    </w:p>
    <w:p w14:paraId="773CF527" w14:textId="5A431CEB" w:rsidR="00CA05C9" w:rsidRDefault="00CA05C9" w:rsidP="61130E5A">
      <w:pPr>
        <w:pStyle w:val="NoSpacing"/>
        <w:rPr>
          <w:rFonts w:eastAsia="Lucida Sans Unicode" w:cstheme="minorHAnsi"/>
          <w:iCs/>
        </w:rPr>
      </w:pPr>
    </w:p>
    <w:tbl>
      <w:tblPr>
        <w:tblStyle w:val="TableGrid"/>
        <w:tblW w:w="9350" w:type="dxa"/>
        <w:tblLook w:val="04A0" w:firstRow="1" w:lastRow="0" w:firstColumn="1" w:lastColumn="0" w:noHBand="0" w:noVBand="1"/>
      </w:tblPr>
      <w:tblGrid>
        <w:gridCol w:w="1129"/>
        <w:gridCol w:w="2310"/>
        <w:gridCol w:w="5911"/>
      </w:tblGrid>
      <w:tr w:rsidR="00F56984" w14:paraId="1DB7A743" w14:textId="77777777" w:rsidTr="4F7A8421">
        <w:tc>
          <w:tcPr>
            <w:tcW w:w="1129" w:type="dxa"/>
          </w:tcPr>
          <w:p w14:paraId="30D34226" w14:textId="5042DBAC" w:rsidR="00F56984" w:rsidRDefault="00F56984" w:rsidP="61130E5A">
            <w:pPr>
              <w:pStyle w:val="NoSpacing"/>
              <w:rPr>
                <w:rFonts w:eastAsia="Lucida Sans Unicode" w:cstheme="minorHAnsi"/>
                <w:iCs/>
              </w:rPr>
            </w:pPr>
            <w:r>
              <w:rPr>
                <w:rFonts w:eastAsia="Lucida Sans Unicode" w:cstheme="minorHAnsi"/>
                <w:iCs/>
              </w:rPr>
              <w:t>Name</w:t>
            </w:r>
          </w:p>
        </w:tc>
        <w:tc>
          <w:tcPr>
            <w:tcW w:w="2310" w:type="dxa"/>
          </w:tcPr>
          <w:p w14:paraId="339D7084" w14:textId="64D6C03D" w:rsidR="00F56984" w:rsidRDefault="00F56984" w:rsidP="61130E5A">
            <w:pPr>
              <w:pStyle w:val="NoSpacing"/>
              <w:rPr>
                <w:rFonts w:eastAsia="Lucida Sans Unicode" w:cstheme="minorHAnsi"/>
                <w:iCs/>
              </w:rPr>
            </w:pPr>
            <w:r>
              <w:rPr>
                <w:rFonts w:eastAsia="Lucida Sans Unicode" w:cstheme="minorHAnsi"/>
                <w:iCs/>
              </w:rPr>
              <w:t>Role</w:t>
            </w:r>
          </w:p>
        </w:tc>
        <w:tc>
          <w:tcPr>
            <w:tcW w:w="5911" w:type="dxa"/>
          </w:tcPr>
          <w:p w14:paraId="39F24115" w14:textId="6E23B1DB" w:rsidR="00F56984" w:rsidRDefault="00F56984" w:rsidP="61130E5A">
            <w:pPr>
              <w:pStyle w:val="NoSpacing"/>
              <w:rPr>
                <w:rFonts w:eastAsia="Lucida Sans Unicode" w:cstheme="minorHAnsi"/>
                <w:iCs/>
              </w:rPr>
            </w:pPr>
            <w:r>
              <w:rPr>
                <w:rFonts w:eastAsia="Lucida Sans Unicode" w:cstheme="minorHAnsi"/>
                <w:iCs/>
              </w:rPr>
              <w:t>Responsibility</w:t>
            </w:r>
          </w:p>
        </w:tc>
      </w:tr>
      <w:tr w:rsidR="00F56984" w14:paraId="08A879CE" w14:textId="77777777" w:rsidTr="4F7A8421">
        <w:tc>
          <w:tcPr>
            <w:tcW w:w="1129" w:type="dxa"/>
          </w:tcPr>
          <w:p w14:paraId="299866A5" w14:textId="4FD97FA7" w:rsidR="00F56984" w:rsidRDefault="00D24DA1" w:rsidP="61130E5A">
            <w:pPr>
              <w:pStyle w:val="NoSpacing"/>
              <w:rPr>
                <w:rFonts w:eastAsia="Lucida Sans Unicode" w:cstheme="minorHAnsi"/>
                <w:iCs/>
              </w:rPr>
            </w:pPr>
            <w:r>
              <w:rPr>
                <w:rFonts w:eastAsia="Lucida Sans Unicode" w:cstheme="minorHAnsi"/>
                <w:iCs/>
              </w:rPr>
              <w:t>Brian</w:t>
            </w:r>
          </w:p>
        </w:tc>
        <w:tc>
          <w:tcPr>
            <w:tcW w:w="2310" w:type="dxa"/>
          </w:tcPr>
          <w:p w14:paraId="56A68F59" w14:textId="41DC9577" w:rsidR="00F56984" w:rsidRDefault="00031763" w:rsidP="61130E5A">
            <w:pPr>
              <w:pStyle w:val="NoSpacing"/>
              <w:rPr>
                <w:rFonts w:eastAsia="Lucida Sans Unicode" w:cstheme="minorHAnsi"/>
                <w:iCs/>
              </w:rPr>
            </w:pPr>
            <w:r w:rsidRPr="00FC0790">
              <w:rPr>
                <w:rFonts w:eastAsia="Lucida Sans Unicode" w:cstheme="minorHAnsi"/>
                <w:iCs/>
              </w:rPr>
              <w:t>Company Leader</w:t>
            </w:r>
          </w:p>
        </w:tc>
        <w:tc>
          <w:tcPr>
            <w:tcW w:w="5911" w:type="dxa"/>
          </w:tcPr>
          <w:p w14:paraId="4ED62724" w14:textId="14C94D9F" w:rsidR="00F56984" w:rsidRDefault="00031763" w:rsidP="61130E5A">
            <w:pPr>
              <w:pStyle w:val="NoSpacing"/>
              <w:rPr>
                <w:rFonts w:eastAsia="Lucida Sans Unicode" w:cstheme="minorHAnsi"/>
                <w:iCs/>
              </w:rPr>
            </w:pPr>
            <w:r>
              <w:rPr>
                <w:rFonts w:eastAsia="Lucida Sans Unicode" w:cstheme="minorHAnsi"/>
                <w:iCs/>
              </w:rPr>
              <w:t>S</w:t>
            </w:r>
            <w:r w:rsidRPr="00FC0790">
              <w:rPr>
                <w:rFonts w:eastAsia="Lucida Sans Unicode" w:cstheme="minorHAnsi"/>
                <w:iCs/>
              </w:rPr>
              <w:t>upervisor for the project, make plan and schedule for the team</w:t>
            </w:r>
          </w:p>
        </w:tc>
      </w:tr>
      <w:tr w:rsidR="00F56984" w14:paraId="2C82AEC8" w14:textId="77777777" w:rsidTr="4F7A8421">
        <w:tc>
          <w:tcPr>
            <w:tcW w:w="1129" w:type="dxa"/>
          </w:tcPr>
          <w:p w14:paraId="425592A0" w14:textId="09245531" w:rsidR="00F56984" w:rsidRDefault="00D24DA1" w:rsidP="61130E5A">
            <w:pPr>
              <w:pStyle w:val="NoSpacing"/>
              <w:rPr>
                <w:rFonts w:eastAsia="Lucida Sans Unicode" w:cstheme="minorHAnsi"/>
                <w:iCs/>
              </w:rPr>
            </w:pPr>
            <w:r>
              <w:rPr>
                <w:rFonts w:eastAsia="Lucida Sans Unicode" w:cstheme="minorHAnsi"/>
                <w:iCs/>
              </w:rPr>
              <w:t>Thais</w:t>
            </w:r>
          </w:p>
        </w:tc>
        <w:tc>
          <w:tcPr>
            <w:tcW w:w="2310" w:type="dxa"/>
          </w:tcPr>
          <w:p w14:paraId="67E6E634" w14:textId="103C7A68" w:rsidR="00F56984" w:rsidRDefault="00D24DA1" w:rsidP="61130E5A">
            <w:pPr>
              <w:pStyle w:val="NoSpacing"/>
              <w:rPr>
                <w:rFonts w:eastAsia="Lucida Sans Unicode" w:cstheme="minorHAnsi"/>
                <w:iCs/>
              </w:rPr>
            </w:pPr>
            <w:r w:rsidRPr="00FC0790">
              <w:rPr>
                <w:rFonts w:eastAsia="Lucida Sans Unicode" w:cstheme="minorHAnsi"/>
                <w:iCs/>
              </w:rPr>
              <w:t>Company Secretary</w:t>
            </w:r>
          </w:p>
        </w:tc>
        <w:tc>
          <w:tcPr>
            <w:tcW w:w="5911" w:type="dxa"/>
          </w:tcPr>
          <w:p w14:paraId="201A502E" w14:textId="06C70C0A" w:rsidR="00F56984" w:rsidRDefault="00D24DA1" w:rsidP="61130E5A">
            <w:pPr>
              <w:pStyle w:val="NoSpacing"/>
              <w:rPr>
                <w:rFonts w:eastAsia="Lucida Sans Unicode" w:cstheme="minorHAnsi"/>
                <w:iCs/>
              </w:rPr>
            </w:pPr>
            <w:r>
              <w:rPr>
                <w:rFonts w:eastAsia="Lucida Sans Unicode" w:cstheme="minorHAnsi"/>
                <w:iCs/>
              </w:rPr>
              <w:t>O</w:t>
            </w:r>
            <w:r w:rsidRPr="00FC0790">
              <w:rPr>
                <w:rFonts w:eastAsia="Lucida Sans Unicode" w:cstheme="minorHAnsi"/>
                <w:iCs/>
              </w:rPr>
              <w:t>rganize works, products and resources of the team</w:t>
            </w:r>
          </w:p>
        </w:tc>
      </w:tr>
      <w:tr w:rsidR="00F56984" w14:paraId="6DF4F65B" w14:textId="77777777" w:rsidTr="4F7A8421">
        <w:tc>
          <w:tcPr>
            <w:tcW w:w="1129" w:type="dxa"/>
          </w:tcPr>
          <w:p w14:paraId="2C77FFBB" w14:textId="5F732011" w:rsidR="00F56984" w:rsidRDefault="00D24DA1" w:rsidP="61130E5A">
            <w:pPr>
              <w:pStyle w:val="NoSpacing"/>
              <w:rPr>
                <w:rFonts w:eastAsia="Lucida Sans Unicode" w:cstheme="minorHAnsi"/>
                <w:iCs/>
              </w:rPr>
            </w:pPr>
            <w:r>
              <w:rPr>
                <w:rFonts w:eastAsia="Lucida Sans Unicode" w:cstheme="minorHAnsi"/>
                <w:iCs/>
              </w:rPr>
              <w:t>Nhat Ha</w:t>
            </w:r>
          </w:p>
        </w:tc>
        <w:tc>
          <w:tcPr>
            <w:tcW w:w="2310" w:type="dxa"/>
          </w:tcPr>
          <w:p w14:paraId="129A70F1" w14:textId="36F6B177" w:rsidR="00F56984" w:rsidRDefault="00D24DA1" w:rsidP="61130E5A">
            <w:pPr>
              <w:pStyle w:val="NoSpacing"/>
              <w:rPr>
                <w:rFonts w:eastAsia="Lucida Sans Unicode" w:cstheme="minorHAnsi"/>
                <w:iCs/>
              </w:rPr>
            </w:pPr>
            <w:r>
              <w:rPr>
                <w:rFonts w:eastAsia="Lucida Sans Unicode" w:cstheme="minorHAnsi"/>
                <w:iCs/>
              </w:rPr>
              <w:t>Lead Engineer</w:t>
            </w:r>
          </w:p>
        </w:tc>
        <w:tc>
          <w:tcPr>
            <w:tcW w:w="5911" w:type="dxa"/>
          </w:tcPr>
          <w:p w14:paraId="49EB9661" w14:textId="33AFB1DD" w:rsidR="00F56984" w:rsidRDefault="00D24DA1" w:rsidP="61130E5A">
            <w:pPr>
              <w:pStyle w:val="NoSpacing"/>
              <w:rPr>
                <w:rFonts w:eastAsia="Lucida Sans Unicode" w:cstheme="minorHAnsi"/>
                <w:iCs/>
              </w:rPr>
            </w:pPr>
            <w:r>
              <w:rPr>
                <w:rFonts w:eastAsia="Lucida Sans Unicode" w:cstheme="minorHAnsi"/>
                <w:iCs/>
              </w:rPr>
              <w:t>C</w:t>
            </w:r>
            <w:r w:rsidRPr="00FC0790">
              <w:rPr>
                <w:rFonts w:eastAsia="Lucida Sans Unicode" w:cstheme="minorHAnsi"/>
                <w:iCs/>
              </w:rPr>
              <w:t>ontrol the quality of hardware parts of the product</w:t>
            </w:r>
          </w:p>
        </w:tc>
      </w:tr>
      <w:tr w:rsidR="00F56984" w14:paraId="2F4ADC9A" w14:textId="77777777" w:rsidTr="4F7A8421">
        <w:tc>
          <w:tcPr>
            <w:tcW w:w="1129" w:type="dxa"/>
          </w:tcPr>
          <w:p w14:paraId="699BE935" w14:textId="45CD446F" w:rsidR="00F56984" w:rsidRDefault="00D24DA1" w:rsidP="61130E5A">
            <w:pPr>
              <w:pStyle w:val="NoSpacing"/>
              <w:rPr>
                <w:rFonts w:eastAsia="Lucida Sans Unicode" w:cstheme="minorHAnsi"/>
                <w:iCs/>
              </w:rPr>
            </w:pPr>
            <w:r>
              <w:rPr>
                <w:rFonts w:eastAsia="Lucida Sans Unicode" w:cstheme="minorHAnsi"/>
                <w:iCs/>
              </w:rPr>
              <w:t>Karolina</w:t>
            </w:r>
          </w:p>
        </w:tc>
        <w:tc>
          <w:tcPr>
            <w:tcW w:w="2310" w:type="dxa"/>
          </w:tcPr>
          <w:p w14:paraId="1D4E82AD" w14:textId="318EB692" w:rsidR="00F56984" w:rsidRDefault="00D24DA1" w:rsidP="61130E5A">
            <w:pPr>
              <w:pStyle w:val="NoSpacing"/>
              <w:rPr>
                <w:rFonts w:eastAsia="Lucida Sans Unicode" w:cstheme="minorHAnsi"/>
                <w:iCs/>
              </w:rPr>
            </w:pPr>
            <w:r>
              <w:rPr>
                <w:rFonts w:eastAsia="Lucida Sans Unicode" w:cstheme="minorHAnsi"/>
                <w:iCs/>
              </w:rPr>
              <w:t>Quality Control</w:t>
            </w:r>
          </w:p>
        </w:tc>
        <w:tc>
          <w:tcPr>
            <w:tcW w:w="5911" w:type="dxa"/>
          </w:tcPr>
          <w:p w14:paraId="67F7FA51" w14:textId="5D10A8CC" w:rsidR="00F56984" w:rsidRDefault="00D24DA1" w:rsidP="61130E5A">
            <w:pPr>
              <w:pStyle w:val="NoSpacing"/>
              <w:rPr>
                <w:rFonts w:eastAsia="Lucida Sans Unicode" w:cstheme="minorHAnsi"/>
                <w:iCs/>
              </w:rPr>
            </w:pPr>
            <w:r>
              <w:rPr>
                <w:rFonts w:eastAsia="Lucida Sans Unicode" w:cstheme="minorHAnsi"/>
                <w:iCs/>
              </w:rPr>
              <w:t>Ensures standards are kept across the project</w:t>
            </w:r>
          </w:p>
        </w:tc>
      </w:tr>
      <w:tr w:rsidR="00F56984" w14:paraId="5C21A0E5" w14:textId="77777777" w:rsidTr="4F7A8421">
        <w:tc>
          <w:tcPr>
            <w:tcW w:w="1129" w:type="dxa"/>
          </w:tcPr>
          <w:p w14:paraId="65FDDE5A" w14:textId="5AA6BF21" w:rsidR="00F56984" w:rsidRDefault="00D24DA1" w:rsidP="61130E5A">
            <w:pPr>
              <w:pStyle w:val="NoSpacing"/>
              <w:rPr>
                <w:rFonts w:eastAsia="Lucida Sans Unicode" w:cstheme="minorHAnsi"/>
                <w:iCs/>
              </w:rPr>
            </w:pPr>
            <w:r>
              <w:rPr>
                <w:rFonts w:eastAsia="Lucida Sans Unicode" w:cstheme="minorHAnsi"/>
                <w:iCs/>
              </w:rPr>
              <w:t>Stefan</w:t>
            </w:r>
          </w:p>
        </w:tc>
        <w:tc>
          <w:tcPr>
            <w:tcW w:w="2310" w:type="dxa"/>
          </w:tcPr>
          <w:p w14:paraId="57481DCD" w14:textId="33B508D9" w:rsidR="00F56984" w:rsidRDefault="00D24DA1" w:rsidP="61130E5A">
            <w:pPr>
              <w:pStyle w:val="NoSpacing"/>
              <w:rPr>
                <w:rFonts w:eastAsia="Lucida Sans Unicode" w:cstheme="minorHAnsi"/>
                <w:iCs/>
              </w:rPr>
            </w:pPr>
            <w:r>
              <w:rPr>
                <w:rFonts w:eastAsia="Lucida Sans Unicode" w:cstheme="minorHAnsi"/>
                <w:iCs/>
              </w:rPr>
              <w:t>Lead Programmer</w:t>
            </w:r>
          </w:p>
        </w:tc>
        <w:tc>
          <w:tcPr>
            <w:tcW w:w="5911" w:type="dxa"/>
          </w:tcPr>
          <w:p w14:paraId="04AC2C06" w14:textId="622365E0" w:rsidR="00F56984" w:rsidRDefault="00D24DA1" w:rsidP="00B12D04">
            <w:pPr>
              <w:pStyle w:val="NoSpacing"/>
              <w:keepNext/>
              <w:rPr>
                <w:rFonts w:eastAsia="Lucida Sans Unicode" w:cstheme="minorHAnsi"/>
                <w:iCs/>
              </w:rPr>
            </w:pPr>
            <w:r>
              <w:rPr>
                <w:rFonts w:eastAsia="Lucida Sans Unicode" w:cstheme="minorHAnsi"/>
                <w:iCs/>
              </w:rPr>
              <w:t>C</w:t>
            </w:r>
            <w:r w:rsidRPr="00FC0790">
              <w:rPr>
                <w:rFonts w:eastAsia="Lucida Sans Unicode" w:cstheme="minorHAnsi"/>
                <w:iCs/>
              </w:rPr>
              <w:t>ontrol the quality of software parts of the product</w:t>
            </w:r>
          </w:p>
        </w:tc>
      </w:tr>
    </w:tbl>
    <w:p w14:paraId="79264326" w14:textId="5AFC5440" w:rsidR="2313BB25" w:rsidRDefault="00B12D04" w:rsidP="00B12D04">
      <w:pPr>
        <w:pStyle w:val="Caption"/>
        <w:rPr>
          <w:rFonts w:eastAsia="Lucida Sans Unicode" w:cstheme="minorHAnsi"/>
          <w:iCs w:val="0"/>
        </w:rPr>
      </w:pPr>
      <w:r>
        <w:t xml:space="preserve">Table </w:t>
      </w:r>
      <w:r w:rsidR="00A36BAD">
        <w:fldChar w:fldCharType="begin"/>
      </w:r>
      <w:r w:rsidR="00A36BAD">
        <w:instrText xml:space="preserve"> STYLEREF 1 \s </w:instrText>
      </w:r>
      <w:r w:rsidR="00A36BAD">
        <w:fldChar w:fldCharType="separate"/>
      </w:r>
      <w:r w:rsidR="00A36BAD">
        <w:rPr>
          <w:noProof/>
        </w:rPr>
        <w:t>7</w:t>
      </w:r>
      <w:r w:rsidR="00A36BAD">
        <w:fldChar w:fldCharType="end"/>
      </w:r>
      <w:r w:rsidR="00A36BAD">
        <w:noBreakHyphen/>
      </w:r>
      <w:r w:rsidR="00A36BAD">
        <w:fldChar w:fldCharType="begin"/>
      </w:r>
      <w:r w:rsidR="00A36BAD">
        <w:instrText xml:space="preserve"> SEQ Table \* ARABIC \s 1 </w:instrText>
      </w:r>
      <w:r w:rsidR="00A36BAD">
        <w:fldChar w:fldCharType="separate"/>
      </w:r>
      <w:r w:rsidR="00A36BAD">
        <w:rPr>
          <w:noProof/>
        </w:rPr>
        <w:t>1</w:t>
      </w:r>
      <w:r w:rsidR="00A36BAD">
        <w:fldChar w:fldCharType="end"/>
      </w:r>
    </w:p>
    <w:tbl>
      <w:tblPr>
        <w:tblStyle w:val="TableGrid"/>
        <w:tblW w:w="9350" w:type="dxa"/>
        <w:tblLook w:val="04A0" w:firstRow="1" w:lastRow="0" w:firstColumn="1" w:lastColumn="0" w:noHBand="0" w:noVBand="1"/>
      </w:tblPr>
      <w:tblGrid>
        <w:gridCol w:w="1129"/>
        <w:gridCol w:w="2295"/>
        <w:gridCol w:w="5926"/>
      </w:tblGrid>
      <w:tr w:rsidR="007B5ED2" w14:paraId="57A4C497" w14:textId="77777777" w:rsidTr="4F7A8421">
        <w:tc>
          <w:tcPr>
            <w:tcW w:w="1129" w:type="dxa"/>
          </w:tcPr>
          <w:p w14:paraId="18B3BD16" w14:textId="77777777" w:rsidR="007B5ED2" w:rsidRDefault="007B5ED2">
            <w:pPr>
              <w:pStyle w:val="NoSpacing"/>
              <w:rPr>
                <w:rFonts w:eastAsia="Lucida Sans Unicode" w:cstheme="minorHAnsi"/>
                <w:iCs/>
              </w:rPr>
            </w:pPr>
            <w:r>
              <w:rPr>
                <w:rFonts w:eastAsia="Lucida Sans Unicode" w:cstheme="minorHAnsi"/>
                <w:iCs/>
              </w:rPr>
              <w:t>Name</w:t>
            </w:r>
          </w:p>
        </w:tc>
        <w:tc>
          <w:tcPr>
            <w:tcW w:w="2295" w:type="dxa"/>
          </w:tcPr>
          <w:p w14:paraId="4269C6F7" w14:textId="77777777" w:rsidR="007B5ED2" w:rsidRDefault="007B5ED2">
            <w:pPr>
              <w:pStyle w:val="NoSpacing"/>
              <w:rPr>
                <w:rFonts w:eastAsia="Lucida Sans Unicode" w:cstheme="minorHAnsi"/>
                <w:iCs/>
              </w:rPr>
            </w:pPr>
            <w:r>
              <w:rPr>
                <w:rFonts w:eastAsia="Lucida Sans Unicode" w:cstheme="minorHAnsi"/>
                <w:iCs/>
              </w:rPr>
              <w:t>Role</w:t>
            </w:r>
          </w:p>
        </w:tc>
        <w:tc>
          <w:tcPr>
            <w:tcW w:w="5926" w:type="dxa"/>
          </w:tcPr>
          <w:p w14:paraId="6F02C0A1" w14:textId="77777777" w:rsidR="007B5ED2" w:rsidRDefault="007B5ED2">
            <w:pPr>
              <w:pStyle w:val="NoSpacing"/>
              <w:rPr>
                <w:rFonts w:eastAsia="Lucida Sans Unicode" w:cstheme="minorHAnsi"/>
                <w:iCs/>
              </w:rPr>
            </w:pPr>
            <w:r>
              <w:rPr>
                <w:rFonts w:eastAsia="Lucida Sans Unicode" w:cstheme="minorHAnsi"/>
                <w:iCs/>
              </w:rPr>
              <w:t>Responsibility</w:t>
            </w:r>
          </w:p>
        </w:tc>
      </w:tr>
      <w:tr w:rsidR="007B5ED2" w14:paraId="555B7AE7" w14:textId="77777777" w:rsidTr="4F7A8421">
        <w:tc>
          <w:tcPr>
            <w:tcW w:w="1129" w:type="dxa"/>
          </w:tcPr>
          <w:p w14:paraId="6716C878" w14:textId="77777777" w:rsidR="007B5ED2" w:rsidRDefault="007B5ED2">
            <w:pPr>
              <w:pStyle w:val="NoSpacing"/>
              <w:rPr>
                <w:rFonts w:eastAsia="Lucida Sans Unicode" w:cstheme="minorHAnsi"/>
                <w:iCs/>
              </w:rPr>
            </w:pPr>
            <w:r>
              <w:rPr>
                <w:rFonts w:eastAsia="Lucida Sans Unicode" w:cstheme="minorHAnsi"/>
                <w:iCs/>
              </w:rPr>
              <w:t>Brian</w:t>
            </w:r>
          </w:p>
        </w:tc>
        <w:tc>
          <w:tcPr>
            <w:tcW w:w="2295" w:type="dxa"/>
          </w:tcPr>
          <w:p w14:paraId="701587D8" w14:textId="77A64147" w:rsidR="007B5ED2" w:rsidRDefault="00386C44">
            <w:pPr>
              <w:pStyle w:val="NoSpacing"/>
              <w:rPr>
                <w:rFonts w:eastAsia="Lucida Sans Unicode" w:cstheme="minorHAnsi"/>
                <w:iCs/>
              </w:rPr>
            </w:pPr>
            <w:r w:rsidRPr="00FC0790">
              <w:rPr>
                <w:rFonts w:eastAsia="Lucida Sans Unicode" w:cstheme="minorHAnsi"/>
                <w:iCs/>
              </w:rPr>
              <w:t>Mechanical Engineer</w:t>
            </w:r>
          </w:p>
        </w:tc>
        <w:tc>
          <w:tcPr>
            <w:tcW w:w="5926" w:type="dxa"/>
          </w:tcPr>
          <w:p w14:paraId="05096B06" w14:textId="341A35BD" w:rsidR="007B5ED2" w:rsidRDefault="3F907007">
            <w:pPr>
              <w:pStyle w:val="NoSpacing"/>
              <w:rPr>
                <w:rFonts w:eastAsia="Lucida Sans Unicode"/>
              </w:rPr>
            </w:pPr>
            <w:r w:rsidRPr="7495BB8A">
              <w:rPr>
                <w:rFonts w:eastAsia="Lucida Sans Unicode"/>
              </w:rPr>
              <w:t>Develops</w:t>
            </w:r>
            <w:r w:rsidRPr="545A6333">
              <w:rPr>
                <w:rFonts w:eastAsia="Lucida Sans Unicode"/>
              </w:rPr>
              <w:t xml:space="preserve"> and designs mechanical equipment.</w:t>
            </w:r>
          </w:p>
        </w:tc>
      </w:tr>
      <w:tr w:rsidR="007B5ED2" w14:paraId="0D66A4ED" w14:textId="77777777" w:rsidTr="4F7A8421">
        <w:tc>
          <w:tcPr>
            <w:tcW w:w="1129" w:type="dxa"/>
          </w:tcPr>
          <w:p w14:paraId="3186D2D3" w14:textId="77777777" w:rsidR="007B5ED2" w:rsidRDefault="007B5ED2">
            <w:pPr>
              <w:pStyle w:val="NoSpacing"/>
              <w:rPr>
                <w:rFonts w:eastAsia="Lucida Sans Unicode" w:cstheme="minorHAnsi"/>
                <w:iCs/>
              </w:rPr>
            </w:pPr>
            <w:r>
              <w:rPr>
                <w:rFonts w:eastAsia="Lucida Sans Unicode" w:cstheme="minorHAnsi"/>
                <w:iCs/>
              </w:rPr>
              <w:t>Thais</w:t>
            </w:r>
          </w:p>
        </w:tc>
        <w:tc>
          <w:tcPr>
            <w:tcW w:w="2295" w:type="dxa"/>
          </w:tcPr>
          <w:p w14:paraId="1C52B981" w14:textId="69301FE3" w:rsidR="007B5ED2" w:rsidRDefault="00386C44">
            <w:pPr>
              <w:pStyle w:val="NoSpacing"/>
              <w:rPr>
                <w:rFonts w:eastAsia="Lucida Sans Unicode" w:cstheme="minorHAnsi"/>
                <w:iCs/>
              </w:rPr>
            </w:pPr>
            <w:r w:rsidRPr="00FC0790">
              <w:rPr>
                <w:rFonts w:eastAsia="Lucida Sans Unicode" w:cstheme="minorHAnsi"/>
                <w:iCs/>
              </w:rPr>
              <w:t>Electrical Engineer</w:t>
            </w:r>
          </w:p>
        </w:tc>
        <w:tc>
          <w:tcPr>
            <w:tcW w:w="5926" w:type="dxa"/>
          </w:tcPr>
          <w:p w14:paraId="2CA33CF7" w14:textId="28948D97" w:rsidR="007B5ED2" w:rsidRDefault="692FA068">
            <w:pPr>
              <w:pStyle w:val="NoSpacing"/>
              <w:rPr>
                <w:rFonts w:eastAsia="Lucida Sans Unicode"/>
              </w:rPr>
            </w:pPr>
            <w:r w:rsidRPr="61D9D167">
              <w:rPr>
                <w:rFonts w:eastAsia="Lucida Sans Unicode"/>
              </w:rPr>
              <w:t>Designs and develops electrical equipment.</w:t>
            </w:r>
          </w:p>
        </w:tc>
      </w:tr>
      <w:tr w:rsidR="007B5ED2" w14:paraId="6FAA5403" w14:textId="77777777" w:rsidTr="4F7A8421">
        <w:tc>
          <w:tcPr>
            <w:tcW w:w="1129" w:type="dxa"/>
          </w:tcPr>
          <w:p w14:paraId="35D1DFBB" w14:textId="77777777" w:rsidR="007B5ED2" w:rsidRDefault="007B5ED2">
            <w:pPr>
              <w:pStyle w:val="NoSpacing"/>
              <w:rPr>
                <w:rFonts w:eastAsia="Lucida Sans Unicode" w:cstheme="minorHAnsi"/>
                <w:iCs/>
              </w:rPr>
            </w:pPr>
            <w:r>
              <w:rPr>
                <w:rFonts w:eastAsia="Lucida Sans Unicode" w:cstheme="minorHAnsi"/>
                <w:iCs/>
              </w:rPr>
              <w:t>Nhat Ha</w:t>
            </w:r>
          </w:p>
        </w:tc>
        <w:tc>
          <w:tcPr>
            <w:tcW w:w="2295" w:type="dxa"/>
          </w:tcPr>
          <w:p w14:paraId="4F80D549" w14:textId="2E5A510A" w:rsidR="007B5ED2" w:rsidRDefault="00386C44">
            <w:pPr>
              <w:pStyle w:val="NoSpacing"/>
              <w:rPr>
                <w:rFonts w:eastAsia="Lucida Sans Unicode" w:cstheme="minorHAnsi"/>
                <w:iCs/>
              </w:rPr>
            </w:pPr>
            <w:r w:rsidRPr="00FC0790">
              <w:rPr>
                <w:rFonts w:eastAsia="Lucida Sans Unicode" w:cstheme="minorHAnsi"/>
                <w:iCs/>
              </w:rPr>
              <w:t>Electronics Engineer</w:t>
            </w:r>
          </w:p>
        </w:tc>
        <w:tc>
          <w:tcPr>
            <w:tcW w:w="5926" w:type="dxa"/>
          </w:tcPr>
          <w:p w14:paraId="1C832EE2" w14:textId="45F612AB" w:rsidR="007B5ED2" w:rsidRDefault="1218E41F">
            <w:pPr>
              <w:pStyle w:val="NoSpacing"/>
              <w:rPr>
                <w:rFonts w:eastAsia="Lucida Sans Unicode"/>
              </w:rPr>
            </w:pPr>
            <w:r w:rsidRPr="47D9FF77">
              <w:rPr>
                <w:rFonts w:eastAsia="Lucida Sans Unicode"/>
              </w:rPr>
              <w:t>Designs</w:t>
            </w:r>
            <w:r w:rsidRPr="6B2C157E">
              <w:rPr>
                <w:rFonts w:eastAsia="Lucida Sans Unicode"/>
              </w:rPr>
              <w:t xml:space="preserve"> the electronic components.</w:t>
            </w:r>
          </w:p>
        </w:tc>
      </w:tr>
      <w:tr w:rsidR="007B5ED2" w14:paraId="35F3D1A7" w14:textId="77777777" w:rsidTr="4F7A8421">
        <w:tc>
          <w:tcPr>
            <w:tcW w:w="1129" w:type="dxa"/>
          </w:tcPr>
          <w:p w14:paraId="7465F4F7" w14:textId="77777777" w:rsidR="007B5ED2" w:rsidRDefault="007B5ED2">
            <w:pPr>
              <w:pStyle w:val="NoSpacing"/>
              <w:rPr>
                <w:rFonts w:eastAsia="Lucida Sans Unicode" w:cstheme="minorHAnsi"/>
                <w:iCs/>
              </w:rPr>
            </w:pPr>
            <w:r>
              <w:rPr>
                <w:rFonts w:eastAsia="Lucida Sans Unicode" w:cstheme="minorHAnsi"/>
                <w:iCs/>
              </w:rPr>
              <w:t>Karolina</w:t>
            </w:r>
          </w:p>
        </w:tc>
        <w:tc>
          <w:tcPr>
            <w:tcW w:w="2295" w:type="dxa"/>
          </w:tcPr>
          <w:p w14:paraId="0673ADEE" w14:textId="433FC63F" w:rsidR="007B5ED2" w:rsidRDefault="009F7CC6">
            <w:pPr>
              <w:pStyle w:val="NoSpacing"/>
              <w:rPr>
                <w:rFonts w:eastAsia="Lucida Sans Unicode" w:cstheme="minorHAnsi"/>
                <w:iCs/>
              </w:rPr>
            </w:pPr>
            <w:r w:rsidRPr="00FC0790">
              <w:rPr>
                <w:rFonts w:eastAsia="Lucida Sans Unicode" w:cstheme="minorHAnsi"/>
                <w:iCs/>
              </w:rPr>
              <w:t>Test Engineer</w:t>
            </w:r>
          </w:p>
        </w:tc>
        <w:tc>
          <w:tcPr>
            <w:tcW w:w="5926" w:type="dxa"/>
          </w:tcPr>
          <w:p w14:paraId="1EE4433A" w14:textId="19234401" w:rsidR="007B5ED2" w:rsidRDefault="097919E2">
            <w:pPr>
              <w:pStyle w:val="NoSpacing"/>
              <w:rPr>
                <w:rFonts w:eastAsia="Lucida Sans Unicode"/>
              </w:rPr>
            </w:pPr>
            <w:r w:rsidRPr="44D77B93">
              <w:rPr>
                <w:rFonts w:eastAsia="Lucida Sans Unicode"/>
              </w:rPr>
              <w:t>Inspects</w:t>
            </w:r>
            <w:r w:rsidRPr="2D3FCE20">
              <w:rPr>
                <w:rFonts w:eastAsia="Lucida Sans Unicode"/>
              </w:rPr>
              <w:t xml:space="preserve"> and reports the quality of the product.</w:t>
            </w:r>
          </w:p>
        </w:tc>
      </w:tr>
      <w:tr w:rsidR="007B5ED2" w14:paraId="379DEDD9" w14:textId="77777777" w:rsidTr="4F7A8421">
        <w:tc>
          <w:tcPr>
            <w:tcW w:w="1129" w:type="dxa"/>
          </w:tcPr>
          <w:p w14:paraId="65BEB561" w14:textId="77777777" w:rsidR="007B5ED2" w:rsidRDefault="007B5ED2">
            <w:pPr>
              <w:pStyle w:val="NoSpacing"/>
              <w:rPr>
                <w:rFonts w:eastAsia="Lucida Sans Unicode" w:cstheme="minorHAnsi"/>
                <w:iCs/>
              </w:rPr>
            </w:pPr>
            <w:r>
              <w:rPr>
                <w:rFonts w:eastAsia="Lucida Sans Unicode" w:cstheme="minorHAnsi"/>
                <w:iCs/>
              </w:rPr>
              <w:t>Stefan</w:t>
            </w:r>
          </w:p>
        </w:tc>
        <w:tc>
          <w:tcPr>
            <w:tcW w:w="2295" w:type="dxa"/>
          </w:tcPr>
          <w:p w14:paraId="60412F8A" w14:textId="5749FAF9" w:rsidR="007B5ED2" w:rsidRDefault="009F7CC6">
            <w:pPr>
              <w:pStyle w:val="NoSpacing"/>
              <w:rPr>
                <w:rFonts w:eastAsia="Lucida Sans Unicode" w:cstheme="minorHAnsi"/>
                <w:iCs/>
              </w:rPr>
            </w:pPr>
            <w:r w:rsidRPr="00FC0790">
              <w:rPr>
                <w:rFonts w:eastAsia="Lucida Sans Unicode" w:cstheme="minorHAnsi"/>
                <w:iCs/>
              </w:rPr>
              <w:t>Software Engineer</w:t>
            </w:r>
          </w:p>
        </w:tc>
        <w:tc>
          <w:tcPr>
            <w:tcW w:w="5926" w:type="dxa"/>
          </w:tcPr>
          <w:p w14:paraId="3FC9B127" w14:textId="37646166" w:rsidR="007B5ED2" w:rsidRDefault="0606F123" w:rsidP="00B12D04">
            <w:pPr>
              <w:pStyle w:val="NoSpacing"/>
              <w:keepNext/>
              <w:rPr>
                <w:rFonts w:eastAsia="Lucida Sans Unicode"/>
              </w:rPr>
            </w:pPr>
            <w:r w:rsidRPr="77F9C256">
              <w:rPr>
                <w:rFonts w:ascii="Calibri" w:eastAsia="Calibri" w:hAnsi="Calibri" w:cs="Calibri"/>
              </w:rPr>
              <w:t>Applies coding knowledge to build programs.</w:t>
            </w:r>
          </w:p>
        </w:tc>
      </w:tr>
    </w:tbl>
    <w:p w14:paraId="702AFACE" w14:textId="1F9C25CD" w:rsidR="008B0EBC" w:rsidRDefault="00B12D04" w:rsidP="00B12D04">
      <w:pPr>
        <w:pStyle w:val="Caption"/>
        <w:rPr>
          <w:rFonts w:eastAsia="Lucida Sans Unicode" w:cstheme="minorHAnsi"/>
          <w:iCs w:val="0"/>
        </w:rPr>
      </w:pPr>
      <w:r>
        <w:t xml:space="preserve">Table </w:t>
      </w:r>
      <w:r w:rsidR="00A36BAD">
        <w:fldChar w:fldCharType="begin"/>
      </w:r>
      <w:r w:rsidR="00A36BAD">
        <w:instrText xml:space="preserve"> STYLEREF 1 \s </w:instrText>
      </w:r>
      <w:r w:rsidR="00A36BAD">
        <w:fldChar w:fldCharType="separate"/>
      </w:r>
      <w:r w:rsidR="00A36BAD">
        <w:rPr>
          <w:noProof/>
        </w:rPr>
        <w:t>7</w:t>
      </w:r>
      <w:r w:rsidR="00A36BAD">
        <w:fldChar w:fldCharType="end"/>
      </w:r>
      <w:r w:rsidR="00A36BAD">
        <w:noBreakHyphen/>
      </w:r>
      <w:r w:rsidR="00A36BAD">
        <w:fldChar w:fldCharType="begin"/>
      </w:r>
      <w:r w:rsidR="00A36BAD">
        <w:instrText xml:space="preserve"> SEQ Table \* ARABIC \s 1 </w:instrText>
      </w:r>
      <w:r w:rsidR="00A36BAD">
        <w:fldChar w:fldCharType="separate"/>
      </w:r>
      <w:r w:rsidR="00A36BAD">
        <w:rPr>
          <w:noProof/>
        </w:rPr>
        <w:t>2</w:t>
      </w:r>
      <w:r w:rsidR="00A36BAD">
        <w:fldChar w:fldCharType="end"/>
      </w:r>
    </w:p>
    <w:p w14:paraId="1446AEB2" w14:textId="24A08825" w:rsidR="003C73A1" w:rsidRPr="00FC0790" w:rsidRDefault="2F4CFB7A" w:rsidP="190D893A">
      <w:pPr>
        <w:pStyle w:val="NoSpacing"/>
        <w:rPr>
          <w:rFonts w:eastAsia="Lucida Sans Unicode"/>
        </w:rPr>
      </w:pPr>
      <w:r w:rsidRPr="2915FEFD">
        <w:rPr>
          <w:rFonts w:eastAsia="Lucida Sans Unicode"/>
        </w:rPr>
        <w:t xml:space="preserve">Name and e-mail addresses of all project members are mentioned </w:t>
      </w:r>
      <w:r w:rsidRPr="206B63AD">
        <w:rPr>
          <w:rFonts w:eastAsia="Lucida Sans Unicode"/>
        </w:rPr>
        <w:t>clearly in the opening part</w:t>
      </w:r>
      <w:r w:rsidR="41E7AE59" w:rsidRPr="2915FEFD">
        <w:rPr>
          <w:rFonts w:eastAsia="Lucida Sans Unicode"/>
        </w:rPr>
        <w:t xml:space="preserve"> </w:t>
      </w:r>
      <w:r w:rsidRPr="09824F6D">
        <w:rPr>
          <w:rFonts w:eastAsia="Lucida Sans Unicode"/>
        </w:rPr>
        <w:t>of the project plan</w:t>
      </w:r>
      <w:r w:rsidRPr="0C287A6D">
        <w:rPr>
          <w:rFonts w:eastAsia="Lucida Sans Unicode"/>
        </w:rPr>
        <w:t xml:space="preserve">. </w:t>
      </w:r>
    </w:p>
    <w:p w14:paraId="4BFDCB45" w14:textId="1165878B" w:rsidR="63B5D4C3" w:rsidRPr="00FC0790" w:rsidRDefault="41E7AE59" w:rsidP="63B5D4C3">
      <w:pPr>
        <w:pStyle w:val="NoSpacing"/>
        <w:rPr>
          <w:rFonts w:eastAsia="Lucida Sans Unicode"/>
        </w:rPr>
      </w:pPr>
      <w:r w:rsidRPr="190D893A">
        <w:rPr>
          <w:rFonts w:eastAsia="Lucida Sans Unicode"/>
        </w:rPr>
        <w:t xml:space="preserve"> </w:t>
      </w:r>
    </w:p>
    <w:p w14:paraId="69E1A663" w14:textId="11D6B667" w:rsidR="41E7AE59" w:rsidRPr="00FC0790" w:rsidRDefault="008949B3" w:rsidP="63B5D4C3">
      <w:pPr>
        <w:pStyle w:val="NoSpacing"/>
        <w:rPr>
          <w:rFonts w:eastAsia="Lucida Sans Unicode" w:cstheme="minorHAnsi"/>
          <w:iCs/>
        </w:rPr>
      </w:pPr>
      <w:r>
        <w:rPr>
          <w:rFonts w:eastAsia="Lucida Sans Unicode" w:cstheme="minorHAnsi"/>
          <w:iCs/>
        </w:rPr>
        <w:t>The company also</w:t>
      </w:r>
      <w:r w:rsidR="41E7AE59" w:rsidRPr="00FC0790">
        <w:rPr>
          <w:rFonts w:eastAsia="Lucida Sans Unicode" w:cstheme="minorHAnsi"/>
          <w:iCs/>
        </w:rPr>
        <w:t xml:space="preserve"> created a folder to record all tasks and responsibilities of </w:t>
      </w:r>
      <w:r w:rsidR="32647B3F" w:rsidRPr="00FC0790">
        <w:rPr>
          <w:rFonts w:eastAsia="Lucida Sans Unicode" w:cstheme="minorHAnsi"/>
          <w:iCs/>
        </w:rPr>
        <w:t xml:space="preserve">all team members for every week. </w:t>
      </w:r>
    </w:p>
    <w:p w14:paraId="17E235AB" w14:textId="6A8801D3" w:rsidR="61130E5A" w:rsidRPr="00FC0790" w:rsidRDefault="61130E5A" w:rsidP="61130E5A">
      <w:pPr>
        <w:pStyle w:val="NoSpacing"/>
        <w:rPr>
          <w:rFonts w:ascii="Lucida Sans Unicode" w:eastAsia="Lucida Sans Unicode" w:hAnsi="Lucida Sans Unicode" w:cs="Lucida Sans Unicode"/>
          <w:iCs/>
          <w:sz w:val="16"/>
          <w:szCs w:val="16"/>
        </w:rPr>
      </w:pPr>
    </w:p>
    <w:p w14:paraId="4676A144" w14:textId="24C2751B" w:rsidR="00410EEC" w:rsidRDefault="00410EEC"/>
    <w:p w14:paraId="53135749" w14:textId="3E081116" w:rsidR="00410EEC" w:rsidRDefault="6627AD76" w:rsidP="00410EEC">
      <w:pPr>
        <w:pStyle w:val="Heading2"/>
      </w:pPr>
      <w:bookmarkStart w:id="44" w:name="_Toc167289968"/>
      <w:r>
        <w:t>Information</w:t>
      </w:r>
      <w:bookmarkEnd w:id="44"/>
    </w:p>
    <w:p w14:paraId="110AA2E0" w14:textId="248EC7AE" w:rsidR="20AD9815" w:rsidRPr="00BC25D9" w:rsidRDefault="20AD9815" w:rsidP="20AD9815">
      <w:pPr>
        <w:pStyle w:val="NoSpacing"/>
        <w:rPr>
          <w:rFonts w:cstheme="minorHAnsi"/>
          <w:b/>
          <w:bCs/>
          <w:i/>
          <w:iCs/>
          <w:lang w:val="en-US"/>
        </w:rPr>
      </w:pPr>
    </w:p>
    <w:p w14:paraId="50F4E625" w14:textId="42949767" w:rsidR="57FB6258" w:rsidRPr="00BC25D9" w:rsidRDefault="00E3797E" w:rsidP="57FB6258">
      <w:pPr>
        <w:pStyle w:val="NoSpacing"/>
        <w:rPr>
          <w:rFonts w:eastAsia="Lucida Sans Unicode" w:cstheme="minorHAnsi"/>
          <w:b/>
          <w:lang w:val="en-US"/>
        </w:rPr>
      </w:pPr>
      <w:r>
        <w:rPr>
          <w:rFonts w:eastAsia="Lucida Sans Unicode" w:cstheme="minorHAnsi"/>
          <w:lang w:val="en-US"/>
        </w:rPr>
        <w:t xml:space="preserve">The stakeholders </w:t>
      </w:r>
      <w:proofErr w:type="gramStart"/>
      <w:r>
        <w:rPr>
          <w:rFonts w:eastAsia="Lucida Sans Unicode" w:cstheme="minorHAnsi"/>
          <w:lang w:val="en-US"/>
        </w:rPr>
        <w:t>for</w:t>
      </w:r>
      <w:proofErr w:type="gramEnd"/>
      <w:r>
        <w:rPr>
          <w:rFonts w:eastAsia="Lucida Sans Unicode" w:cstheme="minorHAnsi"/>
          <w:lang w:val="en-US"/>
        </w:rPr>
        <w:t xml:space="preserve"> the </w:t>
      </w:r>
      <w:r w:rsidR="00B84FF2">
        <w:rPr>
          <w:rFonts w:eastAsia="Lucida Sans Unicode" w:cstheme="minorHAnsi"/>
          <w:lang w:val="en-US"/>
        </w:rPr>
        <w:t xml:space="preserve">project </w:t>
      </w:r>
      <w:r w:rsidR="00724551">
        <w:rPr>
          <w:rFonts w:eastAsia="Lucida Sans Unicode" w:cstheme="minorHAnsi"/>
          <w:lang w:val="en-US"/>
        </w:rPr>
        <w:t xml:space="preserve">include Thunderbolt ART, the client Saxion </w:t>
      </w:r>
      <w:proofErr w:type="gramStart"/>
      <w:r w:rsidR="00724551">
        <w:rPr>
          <w:rFonts w:eastAsia="Lucida Sans Unicode" w:cstheme="minorHAnsi"/>
          <w:lang w:val="en-US"/>
        </w:rPr>
        <w:t>LED</w:t>
      </w:r>
      <w:proofErr w:type="gramEnd"/>
      <w:r w:rsidR="00724551">
        <w:rPr>
          <w:rFonts w:eastAsia="Lucida Sans Unicode" w:cstheme="minorHAnsi"/>
          <w:lang w:val="en-US"/>
        </w:rPr>
        <w:t xml:space="preserve"> and our suppliers and potential future customers.</w:t>
      </w:r>
    </w:p>
    <w:p w14:paraId="2A3081F9" w14:textId="272090DE" w:rsidR="4B657465" w:rsidRPr="00BC25D9" w:rsidRDefault="4B657465" w:rsidP="4B657465">
      <w:pPr>
        <w:pStyle w:val="NoSpacing"/>
        <w:rPr>
          <w:rFonts w:eastAsia="Lucida Sans Unicode" w:cstheme="minorHAnsi"/>
          <w:b/>
          <w:bCs/>
          <w:iCs/>
          <w:lang w:val="en-US"/>
        </w:rPr>
      </w:pPr>
    </w:p>
    <w:p w14:paraId="687A3097" w14:textId="36149ACB" w:rsidR="001E4551" w:rsidRPr="00BC25D9" w:rsidRDefault="00866948" w:rsidP="090DBA36">
      <w:pPr>
        <w:pStyle w:val="NoSpacing"/>
        <w:rPr>
          <w:rFonts w:eastAsia="Lucida Sans Unicode" w:cstheme="minorHAnsi"/>
          <w:iCs/>
          <w:lang w:val="en-US"/>
        </w:rPr>
      </w:pPr>
      <w:r w:rsidRPr="00BC25D9">
        <w:rPr>
          <w:rFonts w:eastAsia="Lucida Sans Unicode" w:cstheme="minorHAnsi"/>
          <w:iCs/>
          <w:lang w:val="en-US"/>
        </w:rPr>
        <w:t xml:space="preserve">Thunderbolt ART </w:t>
      </w:r>
      <w:proofErr w:type="gramStart"/>
      <w:r w:rsidRPr="00BC25D9">
        <w:rPr>
          <w:rFonts w:eastAsia="Lucida Sans Unicode" w:cstheme="minorHAnsi"/>
          <w:iCs/>
          <w:lang w:val="en-US"/>
        </w:rPr>
        <w:t>use</w:t>
      </w:r>
      <w:proofErr w:type="gramEnd"/>
      <w:r w:rsidRPr="00BC25D9">
        <w:rPr>
          <w:rFonts w:eastAsia="Lucida Sans Unicode" w:cstheme="minorHAnsi"/>
          <w:iCs/>
          <w:lang w:val="en-US"/>
        </w:rPr>
        <w:t xml:space="preserve"> </w:t>
      </w:r>
      <w:r w:rsidR="00644608" w:rsidRPr="00BC25D9">
        <w:rPr>
          <w:rFonts w:eastAsia="Lucida Sans Unicode" w:cstheme="minorHAnsi"/>
          <w:iCs/>
          <w:lang w:val="en-US"/>
        </w:rPr>
        <w:t xml:space="preserve">a shared </w:t>
      </w:r>
      <w:r w:rsidR="000C282A" w:rsidRPr="00BC25D9">
        <w:rPr>
          <w:rFonts w:eastAsia="Lucida Sans Unicode" w:cstheme="minorHAnsi"/>
          <w:iCs/>
          <w:lang w:val="en-US"/>
        </w:rPr>
        <w:t xml:space="preserve">One Drive folder </w:t>
      </w:r>
      <w:r w:rsidR="00617E28" w:rsidRPr="00BC25D9">
        <w:rPr>
          <w:rFonts w:eastAsia="Lucida Sans Unicode" w:cstheme="minorHAnsi"/>
          <w:iCs/>
          <w:lang w:val="en-US"/>
        </w:rPr>
        <w:t>to store all the information that is collected and genera</w:t>
      </w:r>
      <w:r w:rsidR="005325B5" w:rsidRPr="00BC25D9">
        <w:rPr>
          <w:rFonts w:eastAsia="Lucida Sans Unicode" w:cstheme="minorHAnsi"/>
          <w:iCs/>
          <w:lang w:val="en-US"/>
        </w:rPr>
        <w:t xml:space="preserve">ted. </w:t>
      </w:r>
      <w:r w:rsidR="00536D28" w:rsidRPr="00BC25D9">
        <w:rPr>
          <w:rFonts w:eastAsia="Lucida Sans Unicode" w:cstheme="minorHAnsi"/>
          <w:iCs/>
          <w:lang w:val="en-US"/>
        </w:rPr>
        <w:t xml:space="preserve">This can be </w:t>
      </w:r>
      <w:r w:rsidR="001D7F17" w:rsidRPr="00BC25D9">
        <w:rPr>
          <w:rFonts w:eastAsia="Lucida Sans Unicode" w:cstheme="minorHAnsi"/>
          <w:iCs/>
          <w:lang w:val="en-US"/>
        </w:rPr>
        <w:t>always accessed by any member of the team</w:t>
      </w:r>
      <w:r w:rsidR="004E6109" w:rsidRPr="00BC25D9">
        <w:rPr>
          <w:rFonts w:eastAsia="Lucida Sans Unicode" w:cstheme="minorHAnsi"/>
          <w:iCs/>
          <w:lang w:val="en-US"/>
        </w:rPr>
        <w:t>, which allows for a more hybridized</w:t>
      </w:r>
      <w:r w:rsidR="00447403" w:rsidRPr="00BC25D9">
        <w:rPr>
          <w:rFonts w:eastAsia="Lucida Sans Unicode" w:cstheme="minorHAnsi"/>
          <w:iCs/>
          <w:lang w:val="en-US"/>
        </w:rPr>
        <w:t xml:space="preserve"> </w:t>
      </w:r>
      <w:r w:rsidR="00983881" w:rsidRPr="00BC25D9">
        <w:rPr>
          <w:rFonts w:eastAsia="Lucida Sans Unicode" w:cstheme="minorHAnsi"/>
          <w:iCs/>
          <w:lang w:val="en-US"/>
        </w:rPr>
        <w:t xml:space="preserve">system of work. While the bulk of the work done during the project will be done </w:t>
      </w:r>
      <w:proofErr w:type="gramStart"/>
      <w:r w:rsidR="00983881" w:rsidRPr="00BC25D9">
        <w:rPr>
          <w:rFonts w:eastAsia="Lucida Sans Unicode" w:cstheme="minorHAnsi"/>
          <w:iCs/>
          <w:lang w:val="en-US"/>
        </w:rPr>
        <w:t>collectively</w:t>
      </w:r>
      <w:proofErr w:type="gramEnd"/>
      <w:r w:rsidR="00983881" w:rsidRPr="00BC25D9">
        <w:rPr>
          <w:rFonts w:eastAsia="Lucida Sans Unicode" w:cstheme="minorHAnsi"/>
          <w:iCs/>
          <w:lang w:val="en-US"/>
        </w:rPr>
        <w:t xml:space="preserve"> </w:t>
      </w:r>
      <w:r w:rsidR="00E82C5C" w:rsidRPr="00BC25D9">
        <w:rPr>
          <w:rFonts w:eastAsia="Lucida Sans Unicode" w:cstheme="minorHAnsi"/>
          <w:iCs/>
          <w:lang w:val="en-US"/>
        </w:rPr>
        <w:t>easy access to the files allows all team members to contribute at times outside of scheduled meetings.</w:t>
      </w:r>
      <w:r w:rsidR="00FA0528" w:rsidRPr="00BC25D9">
        <w:rPr>
          <w:rFonts w:eastAsia="Lucida Sans Unicode" w:cstheme="minorHAnsi"/>
          <w:iCs/>
          <w:lang w:val="en-US"/>
        </w:rPr>
        <w:t xml:space="preserve"> In addition, there </w:t>
      </w:r>
      <w:r w:rsidR="002C5E8A" w:rsidRPr="00BC25D9">
        <w:rPr>
          <w:rFonts w:eastAsia="Lucida Sans Unicode" w:cstheme="minorHAnsi"/>
          <w:iCs/>
          <w:lang w:val="en-US"/>
        </w:rPr>
        <w:t xml:space="preserve">are open channels between </w:t>
      </w:r>
      <w:r w:rsidR="006D1864" w:rsidRPr="00BC25D9">
        <w:rPr>
          <w:rFonts w:eastAsia="Lucida Sans Unicode" w:cstheme="minorHAnsi"/>
          <w:iCs/>
          <w:lang w:val="en-US"/>
        </w:rPr>
        <w:t xml:space="preserve">the departments of </w:t>
      </w:r>
      <w:r w:rsidR="005E58A2" w:rsidRPr="00BC25D9">
        <w:rPr>
          <w:rFonts w:eastAsia="Lucida Sans Unicode" w:cstheme="minorHAnsi"/>
          <w:iCs/>
          <w:lang w:val="en-US"/>
        </w:rPr>
        <w:t xml:space="preserve">Thunderbolt ART </w:t>
      </w:r>
      <w:r w:rsidR="00D8709B" w:rsidRPr="00BC25D9">
        <w:rPr>
          <w:rFonts w:eastAsia="Lucida Sans Unicode" w:cstheme="minorHAnsi"/>
          <w:iCs/>
          <w:lang w:val="en-US"/>
        </w:rPr>
        <w:t xml:space="preserve">using </w:t>
      </w:r>
      <w:r w:rsidR="00E64AEF" w:rsidRPr="00BC25D9">
        <w:rPr>
          <w:rFonts w:eastAsia="Lucida Sans Unicode" w:cstheme="minorHAnsi"/>
          <w:iCs/>
          <w:lang w:val="en-US"/>
        </w:rPr>
        <w:t>WhatsApp</w:t>
      </w:r>
      <w:r w:rsidR="00D8709B" w:rsidRPr="00BC25D9">
        <w:rPr>
          <w:rFonts w:eastAsia="Lucida Sans Unicode" w:cstheme="minorHAnsi"/>
          <w:iCs/>
          <w:lang w:val="en-US"/>
        </w:rPr>
        <w:t xml:space="preserve">, Microsoft Teams and Google </w:t>
      </w:r>
      <w:r w:rsidR="00E64AEF" w:rsidRPr="00BC25D9">
        <w:rPr>
          <w:rFonts w:eastAsia="Lucida Sans Unicode" w:cstheme="minorHAnsi"/>
          <w:iCs/>
          <w:lang w:val="en-US"/>
        </w:rPr>
        <w:t xml:space="preserve">Meet. </w:t>
      </w:r>
    </w:p>
    <w:p w14:paraId="06C31123" w14:textId="77777777" w:rsidR="00E82C5C" w:rsidRPr="00BC25D9" w:rsidRDefault="00E82C5C" w:rsidP="090DBA36">
      <w:pPr>
        <w:pStyle w:val="NoSpacing"/>
        <w:rPr>
          <w:rFonts w:eastAsia="Lucida Sans Unicode" w:cstheme="minorHAnsi"/>
          <w:iCs/>
          <w:lang w:val="en-US"/>
        </w:rPr>
      </w:pPr>
    </w:p>
    <w:p w14:paraId="3280E472" w14:textId="22C4ED96" w:rsidR="629248EB" w:rsidRPr="00BC25D9" w:rsidRDefault="00E82C5C" w:rsidP="0093683F">
      <w:pPr>
        <w:pStyle w:val="NoSpacing"/>
        <w:rPr>
          <w:rFonts w:eastAsia="Lucida Sans Unicode" w:cstheme="minorHAnsi"/>
          <w:iCs/>
          <w:lang w:val="en-US"/>
        </w:rPr>
      </w:pPr>
      <w:r w:rsidRPr="00BC25D9">
        <w:rPr>
          <w:rFonts w:eastAsia="Lucida Sans Unicode" w:cstheme="minorHAnsi"/>
          <w:iCs/>
          <w:lang w:val="en-US"/>
        </w:rPr>
        <w:t>Meetings are scheduled biweekly</w:t>
      </w:r>
      <w:r w:rsidR="00D46967" w:rsidRPr="00BC25D9">
        <w:rPr>
          <w:rFonts w:eastAsia="Lucida Sans Unicode" w:cstheme="minorHAnsi"/>
          <w:iCs/>
          <w:lang w:val="en-US"/>
        </w:rPr>
        <w:t xml:space="preserve">, and outside of scheduled meetings </w:t>
      </w:r>
      <w:r w:rsidR="00586A05" w:rsidRPr="00BC25D9">
        <w:rPr>
          <w:rFonts w:eastAsia="Lucida Sans Unicode" w:cstheme="minorHAnsi"/>
          <w:iCs/>
          <w:lang w:val="en-US"/>
        </w:rPr>
        <w:t xml:space="preserve">members can </w:t>
      </w:r>
      <w:r w:rsidR="007D0891" w:rsidRPr="00BC25D9">
        <w:rPr>
          <w:rFonts w:eastAsia="Lucida Sans Unicode" w:cstheme="minorHAnsi"/>
          <w:iCs/>
          <w:lang w:val="en-US"/>
        </w:rPr>
        <w:t xml:space="preserve">work on the project together or separately. </w:t>
      </w:r>
      <w:r w:rsidR="00E86985">
        <w:rPr>
          <w:rFonts w:eastAsia="Lucida Sans Unicode" w:cstheme="minorHAnsi"/>
          <w:iCs/>
          <w:lang w:val="en-US"/>
        </w:rPr>
        <w:t xml:space="preserve">Meetings are </w:t>
      </w:r>
      <w:r w:rsidR="005A5101">
        <w:rPr>
          <w:rFonts w:eastAsia="Lucida Sans Unicode" w:cstheme="minorHAnsi"/>
          <w:iCs/>
          <w:lang w:val="en-US"/>
        </w:rPr>
        <w:t xml:space="preserve">focused </w:t>
      </w:r>
      <w:proofErr w:type="gramStart"/>
      <w:r w:rsidR="005A5101">
        <w:rPr>
          <w:rFonts w:eastAsia="Lucida Sans Unicode" w:cstheme="minorHAnsi"/>
          <w:iCs/>
          <w:lang w:val="en-US"/>
        </w:rPr>
        <w:t>by</w:t>
      </w:r>
      <w:proofErr w:type="gramEnd"/>
      <w:r w:rsidR="005A5101">
        <w:rPr>
          <w:rFonts w:eastAsia="Lucida Sans Unicode" w:cstheme="minorHAnsi"/>
          <w:iCs/>
          <w:lang w:val="en-US"/>
        </w:rPr>
        <w:t xml:space="preserve"> the writing and adherence of an agenda</w:t>
      </w:r>
      <w:r w:rsidR="009D5279">
        <w:rPr>
          <w:rFonts w:eastAsia="Lucida Sans Unicode" w:cstheme="minorHAnsi"/>
          <w:iCs/>
          <w:lang w:val="en-US"/>
        </w:rPr>
        <w:t xml:space="preserve"> and during the </w:t>
      </w:r>
      <w:r w:rsidR="009D5279">
        <w:rPr>
          <w:rFonts w:eastAsia="Lucida Sans Unicode" w:cstheme="minorHAnsi"/>
          <w:iCs/>
          <w:lang w:val="en-US"/>
        </w:rPr>
        <w:lastRenderedPageBreak/>
        <w:t xml:space="preserve">meeting a plan is laid out </w:t>
      </w:r>
      <w:r w:rsidR="005E46A9">
        <w:rPr>
          <w:rFonts w:eastAsia="Lucida Sans Unicode" w:cstheme="minorHAnsi"/>
          <w:iCs/>
          <w:lang w:val="en-US"/>
        </w:rPr>
        <w:t xml:space="preserve">for the work that needs to be completed during the meeting and during the week. </w:t>
      </w:r>
      <w:r w:rsidR="008D3A8D" w:rsidRPr="00BC25D9">
        <w:rPr>
          <w:rFonts w:eastAsia="Lucida Sans Unicode" w:cstheme="minorHAnsi"/>
          <w:iCs/>
          <w:lang w:val="en-US"/>
        </w:rPr>
        <w:t xml:space="preserve">One of those meetings is a </w:t>
      </w:r>
      <w:r w:rsidR="00A528B0" w:rsidRPr="00BC25D9">
        <w:rPr>
          <w:rFonts w:eastAsia="Lucida Sans Unicode" w:cstheme="minorHAnsi"/>
          <w:iCs/>
          <w:lang w:val="en-US"/>
        </w:rPr>
        <w:t>scheduled session with the client w</w:t>
      </w:r>
      <w:r w:rsidR="000E4AB1" w:rsidRPr="00BC25D9">
        <w:rPr>
          <w:rFonts w:eastAsia="Lucida Sans Unicode" w:cstheme="minorHAnsi"/>
          <w:iCs/>
          <w:lang w:val="en-US"/>
        </w:rPr>
        <w:t xml:space="preserve">here </w:t>
      </w:r>
      <w:r w:rsidR="003E1D20" w:rsidRPr="00BC25D9">
        <w:rPr>
          <w:rFonts w:eastAsia="Lucida Sans Unicode" w:cstheme="minorHAnsi"/>
          <w:iCs/>
          <w:lang w:val="en-US"/>
        </w:rPr>
        <w:t xml:space="preserve">questions from both sides may be addressed and feedback taken to be acted upon. </w:t>
      </w:r>
      <w:r w:rsidR="00FF6ABC" w:rsidRPr="00BC25D9">
        <w:rPr>
          <w:rFonts w:eastAsia="Lucida Sans Unicode" w:cstheme="minorHAnsi"/>
          <w:iCs/>
          <w:lang w:val="en-US"/>
        </w:rPr>
        <w:t xml:space="preserve">This setup will create a strong link between the </w:t>
      </w:r>
      <w:r w:rsidR="00BC2AA4" w:rsidRPr="00BC25D9">
        <w:rPr>
          <w:rFonts w:eastAsia="Lucida Sans Unicode" w:cstheme="minorHAnsi"/>
          <w:iCs/>
          <w:lang w:val="en-US"/>
        </w:rPr>
        <w:t xml:space="preserve">design department of </w:t>
      </w:r>
      <w:r w:rsidR="006600BA" w:rsidRPr="00BC25D9">
        <w:rPr>
          <w:rFonts w:eastAsia="Lucida Sans Unicode" w:cstheme="minorHAnsi"/>
          <w:iCs/>
          <w:lang w:val="en-US"/>
        </w:rPr>
        <w:t xml:space="preserve">Thunderbolt ART </w:t>
      </w:r>
      <w:r w:rsidR="007B7CD6" w:rsidRPr="00BC25D9">
        <w:rPr>
          <w:rFonts w:eastAsia="Lucida Sans Unicode" w:cstheme="minorHAnsi"/>
          <w:iCs/>
          <w:lang w:val="en-US"/>
        </w:rPr>
        <w:t>and the client.</w:t>
      </w:r>
      <w:r w:rsidR="00124C2D" w:rsidRPr="00BC25D9">
        <w:rPr>
          <w:rFonts w:eastAsia="Lucida Sans Unicode" w:cstheme="minorHAnsi"/>
          <w:iCs/>
          <w:lang w:val="en-US"/>
        </w:rPr>
        <w:t xml:space="preserve"> </w:t>
      </w:r>
    </w:p>
    <w:p w14:paraId="48EA8D6D" w14:textId="180402BF" w:rsidR="169CE0BA" w:rsidRDefault="169CE0BA" w:rsidP="169CE0BA">
      <w:pPr>
        <w:pStyle w:val="NoSpacing"/>
      </w:pPr>
    </w:p>
    <w:p w14:paraId="3731604B" w14:textId="0170C7FD" w:rsidR="03E76A0E" w:rsidRDefault="03E76A0E" w:rsidP="7EB38E8F">
      <w:pPr>
        <w:pStyle w:val="NoSpacing"/>
      </w:pPr>
    </w:p>
    <w:p w14:paraId="108A048A" w14:textId="65F558C7" w:rsidR="008A159B" w:rsidRDefault="008A159B">
      <w:r>
        <w:br w:type="page"/>
      </w:r>
    </w:p>
    <w:p w14:paraId="12406C3D" w14:textId="273EA779" w:rsidR="00C62C14" w:rsidRDefault="6627AD76" w:rsidP="00CD6965">
      <w:pPr>
        <w:pStyle w:val="Heading1"/>
      </w:pPr>
      <w:bookmarkStart w:id="45" w:name="_Toc167289969"/>
      <w:r>
        <w:lastRenderedPageBreak/>
        <w:t>Planning</w:t>
      </w:r>
      <w:bookmarkEnd w:id="45"/>
    </w:p>
    <w:p w14:paraId="3605D5FE" w14:textId="77777777" w:rsidR="00CD6965" w:rsidRPr="00CD6965" w:rsidRDefault="00CD6965" w:rsidP="00CD6965"/>
    <w:p w14:paraId="3D42ED8E" w14:textId="020757F5" w:rsidR="00222A06" w:rsidRDefault="002F2B76" w:rsidP="00912A8F">
      <w:r>
        <w:t xml:space="preserve">The </w:t>
      </w:r>
      <w:r w:rsidR="00F23E11">
        <w:t>thunderbolt team is going to work in a period of 2 quarters</w:t>
      </w:r>
      <w:r w:rsidR="00E561D9">
        <w:t xml:space="preserve">. </w:t>
      </w:r>
      <w:r w:rsidR="00361CCC">
        <w:t>Each week the team has a deliverable based on the client requirements</w:t>
      </w:r>
      <w:r w:rsidR="00026EAB">
        <w:t xml:space="preserve"> and the progress in the project.</w:t>
      </w:r>
      <w:r w:rsidR="00F23E11">
        <w:t xml:space="preserve"> </w:t>
      </w:r>
    </w:p>
    <w:p w14:paraId="08A234D9" w14:textId="6AA723EB" w:rsidR="00026EAB" w:rsidRDefault="00D43C85" w:rsidP="00912A8F">
      <w:r>
        <w:t xml:space="preserve">First quarter will be focused </w:t>
      </w:r>
      <w:r w:rsidR="00824E84">
        <w:t>on</w:t>
      </w:r>
      <w:r>
        <w:t xml:space="preserve"> </w:t>
      </w:r>
      <w:r w:rsidR="00326013">
        <w:t xml:space="preserve">the </w:t>
      </w:r>
      <w:r w:rsidR="00AA482D">
        <w:t>requirement analyses</w:t>
      </w:r>
      <w:r w:rsidR="00326013">
        <w:t xml:space="preserve"> and</w:t>
      </w:r>
      <w:r w:rsidR="0033549B">
        <w:t xml:space="preserve"> </w:t>
      </w:r>
      <w:r w:rsidR="00AA482D">
        <w:t>the</w:t>
      </w:r>
      <w:r w:rsidR="0033549B">
        <w:t xml:space="preserve"> developing </w:t>
      </w:r>
      <w:r w:rsidR="00AA482D">
        <w:t xml:space="preserve">of </w:t>
      </w:r>
      <w:r w:rsidR="0033549B">
        <w:t xml:space="preserve">the </w:t>
      </w:r>
      <w:r w:rsidR="00824E84">
        <w:t xml:space="preserve">functional and technical designs, </w:t>
      </w:r>
      <w:proofErr w:type="gramStart"/>
      <w:r w:rsidR="00AA482D">
        <w:t>in order to</w:t>
      </w:r>
      <w:proofErr w:type="gramEnd"/>
      <w:r w:rsidR="00AA482D">
        <w:t xml:space="preserve"> </w:t>
      </w:r>
      <w:r w:rsidR="00C80A7A">
        <w:t xml:space="preserve">come up with options to solve the objectives </w:t>
      </w:r>
      <w:r w:rsidR="009130CD">
        <w:t>determined by the client.</w:t>
      </w:r>
    </w:p>
    <w:p w14:paraId="0BF9F641" w14:textId="2E51086E" w:rsidR="009130CD" w:rsidRDefault="00C33DF6" w:rsidP="00912A8F">
      <w:r>
        <w:t xml:space="preserve">Second quarter will be focused </w:t>
      </w:r>
      <w:r w:rsidR="00156BF2">
        <w:t>on</w:t>
      </w:r>
      <w:r>
        <w:t xml:space="preserve"> testing </w:t>
      </w:r>
      <w:r w:rsidR="00A62D1E">
        <w:t xml:space="preserve">and </w:t>
      </w:r>
      <w:r w:rsidR="00727074">
        <w:t xml:space="preserve">assembly, at the first moment is </w:t>
      </w:r>
      <w:r w:rsidR="00B2554D">
        <w:t xml:space="preserve">unit testing, </w:t>
      </w:r>
      <w:r w:rsidR="00E81A02">
        <w:t xml:space="preserve">after will be </w:t>
      </w:r>
      <w:r w:rsidR="00C76BEF">
        <w:t xml:space="preserve">integration test and system testing and then the delivery to the client and the test on the </w:t>
      </w:r>
      <w:r w:rsidR="00156BF2">
        <w:t xml:space="preserve">track. </w:t>
      </w:r>
    </w:p>
    <w:p w14:paraId="74D1876C" w14:textId="1CA1FBD4" w:rsidR="00691180" w:rsidRDefault="00FA1B0E" w:rsidP="00912A8F">
      <w:r>
        <w:t xml:space="preserve">The group </w:t>
      </w:r>
      <w:r w:rsidR="00C56705">
        <w:t>will have weekly meetings aside from class</w:t>
      </w:r>
      <w:r w:rsidR="00F71A9D">
        <w:t xml:space="preserve"> hours. </w:t>
      </w:r>
    </w:p>
    <w:p w14:paraId="77966E22" w14:textId="64E4202C" w:rsidR="00156BF2" w:rsidRDefault="00072613" w:rsidP="00912A8F">
      <w:r>
        <w:t xml:space="preserve">A Gantt chart has been attached to the </w:t>
      </w:r>
      <w:r w:rsidR="00715E17">
        <w:t xml:space="preserve">Appendix </w:t>
      </w:r>
      <w:r w:rsidR="00FC5AAC">
        <w:t xml:space="preserve">A. </w:t>
      </w:r>
      <w:r w:rsidR="00F00DDC">
        <w:t>And it shows</w:t>
      </w:r>
      <w:r w:rsidR="007D105F">
        <w:t xml:space="preserve"> the calendar with the activities from chapter 3</w:t>
      </w:r>
      <w:r w:rsidR="00A5575B">
        <w:t>.</w:t>
      </w:r>
    </w:p>
    <w:p w14:paraId="3EC4F5CA" w14:textId="7A6E1393" w:rsidR="0060261C" w:rsidRDefault="00067707" w:rsidP="00912A8F">
      <w:r>
        <w:t xml:space="preserve">Below is the </w:t>
      </w:r>
      <w:r w:rsidR="00E64476">
        <w:t xml:space="preserve">deadline table, with assignments for each week and deadlines. </w:t>
      </w:r>
    </w:p>
    <w:p w14:paraId="454CC6CB" w14:textId="123CE1EB" w:rsidR="009A4024" w:rsidRDefault="0060261C" w:rsidP="00912A8F">
      <w:r w:rsidRPr="0060261C">
        <w:rPr>
          <w:noProof/>
        </w:rPr>
        <w:drawing>
          <wp:inline distT="0" distB="0" distL="0" distR="0" wp14:anchorId="44B3ABE5" wp14:editId="3BD63A85">
            <wp:extent cx="4351397" cy="3330229"/>
            <wp:effectExtent l="0" t="0" r="0" b="3810"/>
            <wp:docPr id="1965560779"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60779" name="Picture 1" descr="A white paper with black text&#10;&#10;Description automatically generated"/>
                    <pic:cNvPicPr/>
                  </pic:nvPicPr>
                  <pic:blipFill>
                    <a:blip r:embed="rId15"/>
                    <a:stretch>
                      <a:fillRect/>
                    </a:stretch>
                  </pic:blipFill>
                  <pic:spPr>
                    <a:xfrm>
                      <a:off x="0" y="0"/>
                      <a:ext cx="4351397" cy="3330229"/>
                    </a:xfrm>
                    <a:prstGeom prst="rect">
                      <a:avLst/>
                    </a:prstGeom>
                  </pic:spPr>
                </pic:pic>
              </a:graphicData>
            </a:graphic>
          </wp:inline>
        </w:drawing>
      </w:r>
      <w:r w:rsidR="00165BA0">
        <w:t xml:space="preserve"> </w:t>
      </w:r>
    </w:p>
    <w:p w14:paraId="45617941" w14:textId="77777777" w:rsidR="009A4024" w:rsidRDefault="009A4024" w:rsidP="00912A8F"/>
    <w:p w14:paraId="35679D61" w14:textId="77777777" w:rsidR="00C62C14" w:rsidRDefault="00C62C14" w:rsidP="00912A8F"/>
    <w:p w14:paraId="5870C1CF" w14:textId="7C329921" w:rsidR="00912A8F" w:rsidRPr="00410EEC" w:rsidRDefault="00912A8F" w:rsidP="00410EEC">
      <w:pPr>
        <w:pStyle w:val="NoSpacing"/>
        <w:numPr>
          <w:ilvl w:val="0"/>
          <w:numId w:val="15"/>
        </w:numPr>
        <w:rPr>
          <w:rFonts w:ascii="Lucida Sans Unicode" w:hAnsi="Lucida Sans Unicode" w:cs="Lucida Sans Unicode"/>
          <w:i/>
          <w:iCs/>
          <w:sz w:val="16"/>
          <w:szCs w:val="16"/>
        </w:rPr>
      </w:pPr>
      <w:r w:rsidRPr="00410EEC">
        <w:rPr>
          <w:rFonts w:ascii="Lucida Sans Unicode" w:hAnsi="Lucida Sans Unicode" w:cs="Lucida Sans Unicode"/>
          <w:i/>
          <w:iCs/>
          <w:sz w:val="16"/>
          <w:szCs w:val="16"/>
        </w:rPr>
        <w:br w:type="page"/>
      </w:r>
    </w:p>
    <w:p w14:paraId="39DFB09B" w14:textId="77777777" w:rsidR="00912A8F" w:rsidRDefault="46EF7542" w:rsidP="00912A8F">
      <w:pPr>
        <w:pStyle w:val="Heading1"/>
      </w:pPr>
      <w:bookmarkStart w:id="46" w:name="_Toc167289970"/>
      <w:r>
        <w:lastRenderedPageBreak/>
        <w:t>Risk analysis</w:t>
      </w:r>
      <w:bookmarkEnd w:id="46"/>
    </w:p>
    <w:p w14:paraId="0B6B6DDA" w14:textId="77777777" w:rsidR="00795E24" w:rsidRDefault="00795E24" w:rsidP="00795E24"/>
    <w:p w14:paraId="5130A119" w14:textId="215A6031" w:rsidR="00795E24" w:rsidRPr="00795E24" w:rsidRDefault="00795E24" w:rsidP="00795E24">
      <w:r>
        <w:t xml:space="preserve">There are </w:t>
      </w:r>
      <w:proofErr w:type="gramStart"/>
      <w:r>
        <w:t>a number of</w:t>
      </w:r>
      <w:proofErr w:type="gramEnd"/>
      <w:r>
        <w:t xml:space="preserve"> potential risks that can have an impact on a project of this type, that range from </w:t>
      </w:r>
      <w:r w:rsidR="00145C84">
        <w:t xml:space="preserve">interpersonal, to the vehicle to the wider supply chain for the building of the vehicle. </w:t>
      </w:r>
    </w:p>
    <w:p w14:paraId="2683A67C" w14:textId="32CD9454" w:rsidR="000D32F9" w:rsidRDefault="56A795B3" w:rsidP="00EE4D61">
      <w:pPr>
        <w:pStyle w:val="Heading2"/>
      </w:pPr>
      <w:bookmarkStart w:id="47" w:name="_Toc167289971"/>
      <w:r>
        <w:t>Risk</w:t>
      </w:r>
      <w:bookmarkEnd w:id="47"/>
    </w:p>
    <w:p w14:paraId="04C31053" w14:textId="3EFF2DF1" w:rsidR="00EE4D61" w:rsidRDefault="00EE4D61" w:rsidP="00EE4D61"/>
    <w:p w14:paraId="29B97DE4" w14:textId="6D21032D" w:rsidR="00172F8D" w:rsidRDefault="00125960" w:rsidP="00EE4D61">
      <w:r>
        <w:t xml:space="preserve">The risks fall in four main categories, personnel, product, time management and supply chain. </w:t>
      </w:r>
      <w:r w:rsidR="008A3F4A">
        <w:t xml:space="preserve">All but the supply chain risks can be actively managed from the beginning of the project </w:t>
      </w:r>
      <w:proofErr w:type="gramStart"/>
      <w:r w:rsidR="008A3F4A">
        <w:t>in order to</w:t>
      </w:r>
      <w:proofErr w:type="gramEnd"/>
      <w:r w:rsidR="008A3F4A">
        <w:t xml:space="preserve"> mitigate and minimise the potential harm caused by any</w:t>
      </w:r>
      <w:r w:rsidR="003B3CB0">
        <w:t xml:space="preserve"> problems that arise during the project. As the risk assessment was carried out, each potential risk was evaluated for possibility or likelihood </w:t>
      </w:r>
      <w:r w:rsidR="00C30004">
        <w:t xml:space="preserve">and measured against the potential harm in the </w:t>
      </w:r>
      <w:proofErr w:type="gramStart"/>
      <w:r w:rsidR="00C30004">
        <w:t>worst case</w:t>
      </w:r>
      <w:proofErr w:type="gramEnd"/>
      <w:r w:rsidR="00C30004">
        <w:t xml:space="preserve"> scenario. The same analysis was conducted on those risks after the </w:t>
      </w:r>
      <w:r w:rsidR="00172F8D">
        <w:t>preventative measures were applied, and a second score was attributed. The results of that can be surmised as follows:</w:t>
      </w:r>
    </w:p>
    <w:tbl>
      <w:tblPr>
        <w:tblStyle w:val="TableGrid"/>
        <w:tblW w:w="0" w:type="auto"/>
        <w:tblLook w:val="04A0" w:firstRow="1" w:lastRow="0" w:firstColumn="1" w:lastColumn="0" w:noHBand="0" w:noVBand="1"/>
      </w:tblPr>
      <w:tblGrid>
        <w:gridCol w:w="2337"/>
        <w:gridCol w:w="2620"/>
        <w:gridCol w:w="2055"/>
        <w:gridCol w:w="2338"/>
      </w:tblGrid>
      <w:tr w:rsidR="004770F3" w14:paraId="4FB93231" w14:textId="77777777" w:rsidTr="004770F3">
        <w:tc>
          <w:tcPr>
            <w:tcW w:w="2337" w:type="dxa"/>
          </w:tcPr>
          <w:p w14:paraId="58706BC1" w14:textId="1AC7D14C" w:rsidR="004770F3" w:rsidRPr="00AE63A6" w:rsidRDefault="00AE63A6" w:rsidP="00EE4D61">
            <w:pPr>
              <w:rPr>
                <w:b/>
                <w:bCs/>
                <w:u w:val="single"/>
              </w:rPr>
            </w:pPr>
            <w:r w:rsidRPr="00AE63A6">
              <w:rPr>
                <w:b/>
                <w:bCs/>
                <w:u w:val="single"/>
              </w:rPr>
              <w:t>Type</w:t>
            </w:r>
          </w:p>
        </w:tc>
        <w:tc>
          <w:tcPr>
            <w:tcW w:w="2620" w:type="dxa"/>
          </w:tcPr>
          <w:p w14:paraId="6BE2B00A" w14:textId="141AC0C0" w:rsidR="004770F3" w:rsidRPr="00AE63A6" w:rsidRDefault="00AE63A6" w:rsidP="00EE4D61">
            <w:pPr>
              <w:rPr>
                <w:b/>
                <w:bCs/>
                <w:u w:val="single"/>
              </w:rPr>
            </w:pPr>
            <w:r w:rsidRPr="00AE63A6">
              <w:rPr>
                <w:b/>
                <w:bCs/>
                <w:u w:val="single"/>
              </w:rPr>
              <w:t>Specifics</w:t>
            </w:r>
          </w:p>
        </w:tc>
        <w:tc>
          <w:tcPr>
            <w:tcW w:w="2055" w:type="dxa"/>
          </w:tcPr>
          <w:p w14:paraId="7288632B" w14:textId="20295E3D" w:rsidR="004770F3" w:rsidRPr="00AE63A6" w:rsidRDefault="00AE63A6" w:rsidP="00EE4D61">
            <w:pPr>
              <w:rPr>
                <w:b/>
                <w:bCs/>
                <w:u w:val="single"/>
              </w:rPr>
            </w:pPr>
            <w:r w:rsidRPr="00AE63A6">
              <w:rPr>
                <w:b/>
                <w:bCs/>
                <w:u w:val="single"/>
              </w:rPr>
              <w:t>Unmitigated Risk</w:t>
            </w:r>
          </w:p>
        </w:tc>
        <w:tc>
          <w:tcPr>
            <w:tcW w:w="2338" w:type="dxa"/>
          </w:tcPr>
          <w:p w14:paraId="75516C6B" w14:textId="71BD38EC" w:rsidR="004770F3" w:rsidRPr="00AE63A6" w:rsidRDefault="00AE63A6" w:rsidP="00EE4D61">
            <w:pPr>
              <w:rPr>
                <w:b/>
                <w:bCs/>
                <w:u w:val="single"/>
              </w:rPr>
            </w:pPr>
            <w:r w:rsidRPr="00AE63A6">
              <w:rPr>
                <w:b/>
                <w:bCs/>
                <w:u w:val="single"/>
              </w:rPr>
              <w:t>Mitigated Risk</w:t>
            </w:r>
          </w:p>
        </w:tc>
      </w:tr>
      <w:tr w:rsidR="00AE63A6" w14:paraId="427BD68A" w14:textId="77777777" w:rsidTr="004770F3">
        <w:tc>
          <w:tcPr>
            <w:tcW w:w="2337" w:type="dxa"/>
          </w:tcPr>
          <w:p w14:paraId="0EC75C3E" w14:textId="0C2394D6" w:rsidR="00AE63A6" w:rsidRDefault="00AE63A6" w:rsidP="00AE63A6">
            <w:r>
              <w:t>Personnel</w:t>
            </w:r>
          </w:p>
        </w:tc>
        <w:tc>
          <w:tcPr>
            <w:tcW w:w="2620" w:type="dxa"/>
          </w:tcPr>
          <w:p w14:paraId="112A7338" w14:textId="4C1181E0" w:rsidR="00AE63A6" w:rsidRDefault="00AE63A6" w:rsidP="00AE63A6">
            <w:r>
              <w:t>Conflict</w:t>
            </w:r>
          </w:p>
        </w:tc>
        <w:tc>
          <w:tcPr>
            <w:tcW w:w="2055" w:type="dxa"/>
          </w:tcPr>
          <w:p w14:paraId="2492E3C4" w14:textId="77B50AF2" w:rsidR="00AE63A6" w:rsidRDefault="00CD24DE" w:rsidP="00AE63A6">
            <w:r>
              <w:t>High</w:t>
            </w:r>
          </w:p>
        </w:tc>
        <w:tc>
          <w:tcPr>
            <w:tcW w:w="2338" w:type="dxa"/>
          </w:tcPr>
          <w:p w14:paraId="3238A76D" w14:textId="43BB188F" w:rsidR="00AE63A6" w:rsidRDefault="00AE63A6" w:rsidP="00AE63A6">
            <w:r>
              <w:t>Low</w:t>
            </w:r>
          </w:p>
        </w:tc>
      </w:tr>
      <w:tr w:rsidR="00E940E2" w14:paraId="11C9D78F" w14:textId="77777777" w:rsidTr="004770F3">
        <w:tc>
          <w:tcPr>
            <w:tcW w:w="2337" w:type="dxa"/>
          </w:tcPr>
          <w:p w14:paraId="23E25316" w14:textId="4CA7BEA1" w:rsidR="00E940E2" w:rsidRDefault="00E940E2" w:rsidP="00E940E2"/>
        </w:tc>
        <w:tc>
          <w:tcPr>
            <w:tcW w:w="2620" w:type="dxa"/>
          </w:tcPr>
          <w:p w14:paraId="3C9A3C7F" w14:textId="7BA9F5D2" w:rsidR="00E940E2" w:rsidRDefault="00E940E2" w:rsidP="00E940E2">
            <w:r>
              <w:t>Sickness</w:t>
            </w:r>
          </w:p>
        </w:tc>
        <w:tc>
          <w:tcPr>
            <w:tcW w:w="2055" w:type="dxa"/>
          </w:tcPr>
          <w:p w14:paraId="040FB53F" w14:textId="78EF48B0" w:rsidR="00E940E2" w:rsidRDefault="00E940E2" w:rsidP="00E940E2">
            <w:r>
              <w:t>Medium</w:t>
            </w:r>
          </w:p>
        </w:tc>
        <w:tc>
          <w:tcPr>
            <w:tcW w:w="2338" w:type="dxa"/>
          </w:tcPr>
          <w:p w14:paraId="69A8F4F2" w14:textId="0EC48D8A" w:rsidR="00E940E2" w:rsidRDefault="00E940E2" w:rsidP="00E940E2">
            <w:r>
              <w:t>Low</w:t>
            </w:r>
          </w:p>
        </w:tc>
      </w:tr>
      <w:tr w:rsidR="00E940E2" w14:paraId="7DDCFE52" w14:textId="77777777" w:rsidTr="004770F3">
        <w:tc>
          <w:tcPr>
            <w:tcW w:w="2337" w:type="dxa"/>
          </w:tcPr>
          <w:p w14:paraId="075F5528" w14:textId="42486B41" w:rsidR="00E940E2" w:rsidRDefault="00E940E2" w:rsidP="00E940E2">
            <w:r>
              <w:t>Product</w:t>
            </w:r>
          </w:p>
        </w:tc>
        <w:tc>
          <w:tcPr>
            <w:tcW w:w="2620" w:type="dxa"/>
          </w:tcPr>
          <w:p w14:paraId="6F528897" w14:textId="6F478117" w:rsidR="00E940E2" w:rsidRDefault="00E940E2" w:rsidP="00E940E2">
            <w:r>
              <w:t>Component/Part Failure</w:t>
            </w:r>
          </w:p>
        </w:tc>
        <w:tc>
          <w:tcPr>
            <w:tcW w:w="2055" w:type="dxa"/>
          </w:tcPr>
          <w:p w14:paraId="4C4EF760" w14:textId="42A74071" w:rsidR="00E940E2" w:rsidRDefault="00E940E2" w:rsidP="00E940E2">
            <w:r>
              <w:t>Medium</w:t>
            </w:r>
          </w:p>
        </w:tc>
        <w:tc>
          <w:tcPr>
            <w:tcW w:w="2338" w:type="dxa"/>
          </w:tcPr>
          <w:p w14:paraId="0C74F4B8" w14:textId="5067861F" w:rsidR="00E940E2" w:rsidRDefault="00E940E2" w:rsidP="00E940E2">
            <w:r>
              <w:t>Low</w:t>
            </w:r>
          </w:p>
        </w:tc>
      </w:tr>
      <w:tr w:rsidR="00E940E2" w14:paraId="3AA53324" w14:textId="77777777" w:rsidTr="004770F3">
        <w:tc>
          <w:tcPr>
            <w:tcW w:w="2337" w:type="dxa"/>
          </w:tcPr>
          <w:p w14:paraId="22159AEF" w14:textId="77777777" w:rsidR="00E940E2" w:rsidRDefault="00E940E2" w:rsidP="00E940E2"/>
        </w:tc>
        <w:tc>
          <w:tcPr>
            <w:tcW w:w="2620" w:type="dxa"/>
          </w:tcPr>
          <w:p w14:paraId="31E58224" w14:textId="25303F73" w:rsidR="00E940E2" w:rsidRDefault="00E940E2" w:rsidP="00E940E2">
            <w:r>
              <w:t>Concept Failure</w:t>
            </w:r>
          </w:p>
        </w:tc>
        <w:tc>
          <w:tcPr>
            <w:tcW w:w="2055" w:type="dxa"/>
          </w:tcPr>
          <w:p w14:paraId="4CBE6536" w14:textId="23C4985A" w:rsidR="00E940E2" w:rsidRDefault="00E940E2" w:rsidP="00E940E2">
            <w:r>
              <w:t>High</w:t>
            </w:r>
          </w:p>
        </w:tc>
        <w:tc>
          <w:tcPr>
            <w:tcW w:w="2338" w:type="dxa"/>
          </w:tcPr>
          <w:p w14:paraId="3F3DA30E" w14:textId="21A98313" w:rsidR="00E940E2" w:rsidRDefault="00E940E2" w:rsidP="00E940E2">
            <w:r>
              <w:t>Low</w:t>
            </w:r>
          </w:p>
        </w:tc>
      </w:tr>
      <w:tr w:rsidR="00E940E2" w14:paraId="6845F6E8" w14:textId="77777777" w:rsidTr="004770F3">
        <w:tc>
          <w:tcPr>
            <w:tcW w:w="2337" w:type="dxa"/>
          </w:tcPr>
          <w:p w14:paraId="6EA7CADC" w14:textId="313989DF" w:rsidR="00E940E2" w:rsidRDefault="00E940E2" w:rsidP="00E940E2"/>
        </w:tc>
        <w:tc>
          <w:tcPr>
            <w:tcW w:w="2620" w:type="dxa"/>
          </w:tcPr>
          <w:p w14:paraId="361E5182" w14:textId="46FEEE6D" w:rsidR="00E940E2" w:rsidRDefault="00E940E2" w:rsidP="00E940E2">
            <w:r>
              <w:t>Catastrophic Destruction</w:t>
            </w:r>
          </w:p>
        </w:tc>
        <w:tc>
          <w:tcPr>
            <w:tcW w:w="2055" w:type="dxa"/>
          </w:tcPr>
          <w:p w14:paraId="4429BE2B" w14:textId="70ED10E1" w:rsidR="00E940E2" w:rsidRDefault="00E940E2" w:rsidP="00E940E2">
            <w:r>
              <w:t>High</w:t>
            </w:r>
          </w:p>
        </w:tc>
        <w:tc>
          <w:tcPr>
            <w:tcW w:w="2338" w:type="dxa"/>
          </w:tcPr>
          <w:p w14:paraId="10715E93" w14:textId="5E088C8F" w:rsidR="00E940E2" w:rsidRDefault="00E940E2" w:rsidP="00E940E2">
            <w:pPr>
              <w:jc w:val="both"/>
            </w:pPr>
            <w:r>
              <w:t>Low</w:t>
            </w:r>
          </w:p>
        </w:tc>
      </w:tr>
      <w:tr w:rsidR="00E940E2" w14:paraId="569137CC" w14:textId="77777777" w:rsidTr="004770F3">
        <w:tc>
          <w:tcPr>
            <w:tcW w:w="2337" w:type="dxa"/>
          </w:tcPr>
          <w:p w14:paraId="5F1E0363" w14:textId="3D0DA8A9" w:rsidR="00E940E2" w:rsidRDefault="00E940E2" w:rsidP="00E940E2">
            <w:r>
              <w:t>Time Management</w:t>
            </w:r>
          </w:p>
        </w:tc>
        <w:tc>
          <w:tcPr>
            <w:tcW w:w="2620" w:type="dxa"/>
          </w:tcPr>
          <w:p w14:paraId="1D74D664" w14:textId="500C25CC" w:rsidR="00E940E2" w:rsidRDefault="00E940E2" w:rsidP="00E940E2">
            <w:r>
              <w:t>Missed Deadlines</w:t>
            </w:r>
          </w:p>
        </w:tc>
        <w:tc>
          <w:tcPr>
            <w:tcW w:w="2055" w:type="dxa"/>
          </w:tcPr>
          <w:p w14:paraId="2651839C" w14:textId="380C81CF" w:rsidR="00E940E2" w:rsidRDefault="00E940E2" w:rsidP="00E940E2">
            <w:r>
              <w:t>High</w:t>
            </w:r>
          </w:p>
        </w:tc>
        <w:tc>
          <w:tcPr>
            <w:tcW w:w="2338" w:type="dxa"/>
          </w:tcPr>
          <w:p w14:paraId="2032C3E0" w14:textId="4CA27F58" w:rsidR="00E940E2" w:rsidRDefault="00E940E2" w:rsidP="00E940E2">
            <w:r>
              <w:t>Medium</w:t>
            </w:r>
          </w:p>
        </w:tc>
      </w:tr>
      <w:tr w:rsidR="00E940E2" w14:paraId="575251ED" w14:textId="77777777" w:rsidTr="004770F3">
        <w:tc>
          <w:tcPr>
            <w:tcW w:w="2337" w:type="dxa"/>
          </w:tcPr>
          <w:p w14:paraId="1C167BA2" w14:textId="7D12EB1B" w:rsidR="00E940E2" w:rsidRDefault="00E940E2" w:rsidP="00E940E2">
            <w:r>
              <w:t>Supply Chain</w:t>
            </w:r>
          </w:p>
        </w:tc>
        <w:tc>
          <w:tcPr>
            <w:tcW w:w="2620" w:type="dxa"/>
          </w:tcPr>
          <w:p w14:paraId="2591A642" w14:textId="59D26F81" w:rsidR="00E940E2" w:rsidRDefault="00E940E2" w:rsidP="00E940E2">
            <w:r>
              <w:t>Missing Parts</w:t>
            </w:r>
          </w:p>
        </w:tc>
        <w:tc>
          <w:tcPr>
            <w:tcW w:w="2055" w:type="dxa"/>
          </w:tcPr>
          <w:p w14:paraId="5FA3F27D" w14:textId="790C9C13" w:rsidR="00E940E2" w:rsidRDefault="00E940E2" w:rsidP="00E940E2">
            <w:r>
              <w:t>Low</w:t>
            </w:r>
          </w:p>
        </w:tc>
        <w:tc>
          <w:tcPr>
            <w:tcW w:w="2338" w:type="dxa"/>
          </w:tcPr>
          <w:p w14:paraId="2F9A8E50" w14:textId="77777777" w:rsidR="00E940E2" w:rsidRDefault="00E940E2" w:rsidP="00E940E2"/>
        </w:tc>
      </w:tr>
    </w:tbl>
    <w:p w14:paraId="72125E16" w14:textId="77777777" w:rsidR="0016117A" w:rsidRDefault="0016117A" w:rsidP="00EE4D61"/>
    <w:p w14:paraId="56AC96FF" w14:textId="45D3138E" w:rsidR="0016117A" w:rsidRDefault="00E940E2" w:rsidP="00EE4D61">
      <w:r>
        <w:t>Further detail can be found in Appendix B at the end of the report.</w:t>
      </w:r>
    </w:p>
    <w:p w14:paraId="4B7AE8B6" w14:textId="2A424B55" w:rsidR="00EE4D61" w:rsidRDefault="56A795B3" w:rsidP="00EE4D61">
      <w:pPr>
        <w:pStyle w:val="Heading2"/>
      </w:pPr>
      <w:bookmarkStart w:id="48" w:name="_Toc167289972"/>
      <w:r>
        <w:t>Conclusion</w:t>
      </w:r>
      <w:bookmarkEnd w:id="48"/>
    </w:p>
    <w:p w14:paraId="3CEE7FAC" w14:textId="77777777" w:rsidR="008A5ADA" w:rsidRPr="008A5ADA" w:rsidRDefault="008A5ADA" w:rsidP="008A5ADA"/>
    <w:p w14:paraId="7301287D" w14:textId="67BB2335" w:rsidR="00EE4D61" w:rsidRDefault="008A5ADA" w:rsidP="00EE4D61">
      <w:r>
        <w:t xml:space="preserve">There are a number of </w:t>
      </w:r>
      <w:proofErr w:type="gramStart"/>
      <w:r>
        <w:t>high risk</w:t>
      </w:r>
      <w:proofErr w:type="gramEnd"/>
      <w:r>
        <w:t xml:space="preserve"> scenarios when designing and building a project like this, though none that cannot be mitigated. </w:t>
      </w:r>
      <w:r w:rsidR="00CD24DE">
        <w:t>Interpersonal conflict</w:t>
      </w:r>
      <w:r w:rsidR="00291B0E">
        <w:t>, accidental damage</w:t>
      </w:r>
      <w:r w:rsidR="00CD24DE">
        <w:t xml:space="preserve"> and poor time management should be </w:t>
      </w:r>
      <w:r w:rsidR="00162A2E">
        <w:t>managed on an individual basis, however it is the duty of all members to maintain the highest standards amongst their colleagues</w:t>
      </w:r>
      <w:r w:rsidR="00A6782B">
        <w:t>, while a strong design phase should limit the likelihood of a failure of concept design. For all potential risks</w:t>
      </w:r>
      <w:r w:rsidR="00F67B2E">
        <w:t xml:space="preserve">, preventative solutions have been developed, not least an agreement across Thunderbolt ART with regards to the rules and regulations </w:t>
      </w:r>
      <w:r w:rsidR="001E0585">
        <w:t>agreed to</w:t>
      </w:r>
      <w:r w:rsidR="00795E24">
        <w:t>.</w:t>
      </w:r>
      <w:r w:rsidR="00162A2E">
        <w:t xml:space="preserve"> </w:t>
      </w:r>
    </w:p>
    <w:p w14:paraId="3C614A83" w14:textId="77777777" w:rsidR="000D32F9" w:rsidRDefault="000D32F9" w:rsidP="004357A4">
      <w:pPr>
        <w:pStyle w:val="NoSpacing"/>
        <w:rPr>
          <w:rFonts w:ascii="Lucida Sans Unicode" w:eastAsia="Lucida Sans Unicode" w:hAnsi="Lucida Sans Unicode" w:cs="Lucida Sans Unicode"/>
          <w:b/>
          <w:bCs/>
          <w:i/>
          <w:iCs/>
          <w:sz w:val="16"/>
          <w:szCs w:val="16"/>
        </w:rPr>
      </w:pPr>
    </w:p>
    <w:p w14:paraId="4DDBE157" w14:textId="77777777" w:rsidR="004C579A" w:rsidRDefault="004C579A" w:rsidP="008A159B">
      <w:r>
        <w:br w:type="page"/>
      </w:r>
    </w:p>
    <w:bookmarkStart w:id="49" w:name="_Toc167289973" w:displacedByCustomXml="next"/>
    <w:sdt>
      <w:sdtPr>
        <w:rPr>
          <w:rFonts w:asciiTheme="minorHAnsi" w:eastAsiaTheme="minorEastAsia" w:hAnsiTheme="minorHAnsi" w:cstheme="minorBidi"/>
          <w:color w:val="auto"/>
          <w:sz w:val="22"/>
          <w:szCs w:val="22"/>
        </w:rPr>
        <w:id w:val="558911818"/>
        <w:docPartObj>
          <w:docPartGallery w:val="Bibliographies"/>
          <w:docPartUnique/>
        </w:docPartObj>
      </w:sdtPr>
      <w:sdtEndPr/>
      <w:sdtContent>
        <w:p w14:paraId="0760956F" w14:textId="77777777" w:rsidR="004C579A" w:rsidRPr="005833EF" w:rsidRDefault="004C579A" w:rsidP="004357A4">
          <w:pPr>
            <w:pStyle w:val="Heading1"/>
            <w:numPr>
              <w:ilvl w:val="0"/>
              <w:numId w:val="0"/>
            </w:numPr>
            <w:ind w:left="432" w:hanging="432"/>
            <w:rPr>
              <w:lang w:val="en-US"/>
            </w:rPr>
          </w:pPr>
          <w:r w:rsidRPr="005833EF">
            <w:rPr>
              <w:lang w:val="en-US"/>
            </w:rPr>
            <w:t>Bibliography</w:t>
          </w:r>
          <w:bookmarkEnd w:id="49"/>
        </w:p>
        <w:sdt>
          <w:sdtPr>
            <w:id w:val="111145805"/>
            <w:bibliography/>
          </w:sdtPr>
          <w:sdtEndPr/>
          <w:sdtContent>
            <w:p w14:paraId="7ABF7771" w14:textId="0276DB3C" w:rsidR="00E31DCC" w:rsidRPr="00E31DCC" w:rsidRDefault="004C579A" w:rsidP="00E31DCC">
              <w:pPr>
                <w:pStyle w:val="Bibliography"/>
                <w:ind w:left="720" w:hanging="720"/>
                <w:rPr>
                  <w:noProof/>
                  <w:lang w:val="nl-NL"/>
                </w:rPr>
              </w:pPr>
              <w:r>
                <w:fldChar w:fldCharType="begin"/>
              </w:r>
              <w:r w:rsidRPr="005833EF">
                <w:rPr>
                  <w:lang w:val="en-US"/>
                </w:rPr>
                <w:instrText xml:space="preserve"> BIBLIOGRAPHY </w:instrText>
              </w:r>
              <w:r>
                <w:fldChar w:fldCharType="separate"/>
              </w:r>
              <w:r w:rsidRPr="005833EF">
                <w:rPr>
                  <w:lang w:val="en-US"/>
                </w:rPr>
                <w:t xml:space="preserve">Grit, R. (2010). </w:t>
              </w:r>
              <w:r w:rsidRPr="005833EF">
                <w:rPr>
                  <w:i/>
                  <w:lang w:val="en-US"/>
                </w:rPr>
                <w:t>Project managment.</w:t>
              </w:r>
              <w:r w:rsidRPr="005833EF">
                <w:rPr>
                  <w:lang w:val="en-US"/>
                </w:rPr>
                <w:t xml:space="preserve"> </w:t>
              </w:r>
              <w:r w:rsidRPr="00F9414C">
                <w:rPr>
                  <w:noProof/>
                  <w:lang w:val="nl-NL"/>
                </w:rPr>
                <w:t>Noordhoff Uitgevers.</w:t>
              </w:r>
            </w:p>
            <w:p w14:paraId="13C5E275" w14:textId="77777777" w:rsidR="004C579A" w:rsidRDefault="004C579A" w:rsidP="004C579A">
              <w:r>
                <w:rPr>
                  <w:b/>
                  <w:bCs/>
                  <w:noProof/>
                </w:rPr>
                <w:fldChar w:fldCharType="end"/>
              </w:r>
            </w:p>
          </w:sdtContent>
        </w:sdt>
      </w:sdtContent>
    </w:sdt>
    <w:p w14:paraId="298D6006" w14:textId="77777777" w:rsidR="00EF1EBC" w:rsidRDefault="00EF1EBC" w:rsidP="00EF1EBC"/>
    <w:p w14:paraId="22131F31" w14:textId="77777777" w:rsidR="00D069DD" w:rsidRDefault="00D069DD" w:rsidP="00EF1EBC"/>
    <w:p w14:paraId="704B8D63" w14:textId="2867ABEE" w:rsidR="004357A4" w:rsidRDefault="004357A4" w:rsidP="00EF1EBC"/>
    <w:p w14:paraId="2C3B7FA3" w14:textId="77777777" w:rsidR="004357A4" w:rsidRDefault="004357A4" w:rsidP="00EF1EBC"/>
    <w:p w14:paraId="38119C64" w14:textId="77777777" w:rsidR="004357A4" w:rsidRDefault="004357A4" w:rsidP="00EF1EBC"/>
    <w:p w14:paraId="2FA97E87" w14:textId="1D7BF924" w:rsidR="004357A4" w:rsidRDefault="004357A4" w:rsidP="00EF1EBC">
      <w:pPr>
        <w:sectPr w:rsidR="004357A4" w:rsidSect="00897124">
          <w:type w:val="oddPage"/>
          <w:pgSz w:w="12240" w:h="15840"/>
          <w:pgMar w:top="1440" w:right="1440" w:bottom="1440" w:left="1440" w:header="720" w:footer="720" w:gutter="0"/>
          <w:pgNumType w:start="1"/>
          <w:cols w:space="720"/>
          <w:docGrid w:linePitch="360"/>
        </w:sectPr>
      </w:pPr>
    </w:p>
    <w:p w14:paraId="1467CB4D" w14:textId="58FEFC73" w:rsidR="00EF1EBC" w:rsidRDefault="005B3128" w:rsidP="00216E5B">
      <w:pPr>
        <w:pStyle w:val="Heading1"/>
        <w:numPr>
          <w:ilvl w:val="0"/>
          <w:numId w:val="9"/>
        </w:numPr>
      </w:pPr>
      <w:bookmarkStart w:id="50" w:name="_Toc508967065"/>
      <w:bookmarkStart w:id="51" w:name="_Toc167289974"/>
      <w:r>
        <w:lastRenderedPageBreak/>
        <w:t>Gantt chart</w:t>
      </w:r>
      <w:bookmarkEnd w:id="50"/>
      <w:bookmarkEnd w:id="51"/>
    </w:p>
    <w:p w14:paraId="142D3102" w14:textId="1FC65250" w:rsidR="00845CD2" w:rsidRPr="00845CD2" w:rsidRDefault="00A36BAD" w:rsidP="00845CD2">
      <w:r>
        <w:t>1</w:t>
      </w:r>
      <w:r w:rsidRPr="00A36BAD">
        <w:rPr>
          <w:vertAlign w:val="superscript"/>
        </w:rPr>
        <w:t>st</w:t>
      </w:r>
      <w:r>
        <w:t xml:space="preserve"> and 2</w:t>
      </w:r>
      <w:r w:rsidRPr="00A36BAD">
        <w:rPr>
          <w:vertAlign w:val="superscript"/>
        </w:rPr>
        <w:t>nd</w:t>
      </w:r>
      <w:r>
        <w:t xml:space="preserve"> Phase:</w:t>
      </w:r>
    </w:p>
    <w:p w14:paraId="6D94AF02" w14:textId="77777777" w:rsidR="00A36BAD" w:rsidRDefault="00845CD2" w:rsidP="00A36BAD">
      <w:pPr>
        <w:keepNext/>
      </w:pPr>
      <w:r w:rsidRPr="000310EF">
        <w:rPr>
          <w:noProof/>
        </w:rPr>
        <w:drawing>
          <wp:inline distT="0" distB="0" distL="0" distR="0" wp14:anchorId="10A177E3" wp14:editId="0621C7E9">
            <wp:extent cx="7248153" cy="3578054"/>
            <wp:effectExtent l="6350" t="0" r="0" b="0"/>
            <wp:docPr id="287224543"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24543" name="Picture 1" descr="A close-up of a chart&#10;&#10;Description automatically generated"/>
                    <pic:cNvPicPr/>
                  </pic:nvPicPr>
                  <pic:blipFill>
                    <a:blip r:embed="rId16"/>
                    <a:stretch>
                      <a:fillRect/>
                    </a:stretch>
                  </pic:blipFill>
                  <pic:spPr>
                    <a:xfrm rot="5400000">
                      <a:off x="0" y="0"/>
                      <a:ext cx="7267181" cy="3587447"/>
                    </a:xfrm>
                    <a:prstGeom prst="rect">
                      <a:avLst/>
                    </a:prstGeom>
                  </pic:spPr>
                </pic:pic>
              </a:graphicData>
            </a:graphic>
          </wp:inline>
        </w:drawing>
      </w:r>
    </w:p>
    <w:p w14:paraId="4C11687B" w14:textId="5E7DEED3" w:rsidR="00FB320F" w:rsidRDefault="00A36BAD" w:rsidP="00A36BAD">
      <w:pPr>
        <w:pStyle w:val="Caption"/>
      </w:pPr>
      <w:r>
        <w:t xml:space="preserve">Table </w:t>
      </w:r>
      <w:r>
        <w:fldChar w:fldCharType="begin"/>
      </w:r>
      <w:r>
        <w:instrText xml:space="preserve"> STYLEREF 1 \s </w:instrText>
      </w:r>
      <w:r>
        <w:fldChar w:fldCharType="separate"/>
      </w:r>
      <w:r>
        <w:rPr>
          <w:noProof/>
        </w:rPr>
        <w:t>A</w:t>
      </w:r>
      <w:r>
        <w:fldChar w:fldCharType="end"/>
      </w:r>
      <w:r>
        <w:noBreakHyphen/>
      </w:r>
      <w:r>
        <w:fldChar w:fldCharType="begin"/>
      </w:r>
      <w:r>
        <w:instrText xml:space="preserve"> SEQ Table \* ARABIC \s 1 </w:instrText>
      </w:r>
      <w:r>
        <w:fldChar w:fldCharType="separate"/>
      </w:r>
      <w:r>
        <w:rPr>
          <w:noProof/>
        </w:rPr>
        <w:t>1</w:t>
      </w:r>
      <w:r>
        <w:fldChar w:fldCharType="end"/>
      </w:r>
    </w:p>
    <w:p w14:paraId="2ADB8740" w14:textId="33C578E8" w:rsidR="000310EF" w:rsidRDefault="00A36BAD" w:rsidP="00216E5B">
      <w:r>
        <w:lastRenderedPageBreak/>
        <w:t>3</w:t>
      </w:r>
      <w:proofErr w:type="gramStart"/>
      <w:r w:rsidRPr="00A36BAD">
        <w:rPr>
          <w:vertAlign w:val="superscript"/>
        </w:rPr>
        <w:t>rd</w:t>
      </w:r>
      <w:r>
        <w:t xml:space="preserve"> ,</w:t>
      </w:r>
      <w:proofErr w:type="gramEnd"/>
      <w:r>
        <w:t xml:space="preserve"> 4</w:t>
      </w:r>
      <w:r w:rsidRPr="00A36BAD">
        <w:rPr>
          <w:vertAlign w:val="superscript"/>
        </w:rPr>
        <w:t>th</w:t>
      </w:r>
      <w:r>
        <w:t xml:space="preserve"> and 5</w:t>
      </w:r>
      <w:r w:rsidRPr="00A36BAD">
        <w:rPr>
          <w:vertAlign w:val="superscript"/>
        </w:rPr>
        <w:t>th</w:t>
      </w:r>
      <w:r>
        <w:t xml:space="preserve"> Phase: </w:t>
      </w:r>
    </w:p>
    <w:p w14:paraId="0465D7C1" w14:textId="77777777" w:rsidR="00A36BAD" w:rsidRDefault="004C531A" w:rsidP="00A36BAD">
      <w:pPr>
        <w:keepNext/>
      </w:pPr>
      <w:r w:rsidRPr="004C531A">
        <w:rPr>
          <w:noProof/>
        </w:rPr>
        <w:drawing>
          <wp:inline distT="0" distB="0" distL="0" distR="0" wp14:anchorId="7D0E0DAF" wp14:editId="4CE0DB8C">
            <wp:extent cx="7658060" cy="3199672"/>
            <wp:effectExtent l="318" t="0" r="952" b="953"/>
            <wp:docPr id="160841731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7319" name="Picture 1" descr="A screenshot of a computer screen&#10;&#10;Description automatically generated"/>
                    <pic:cNvPicPr/>
                  </pic:nvPicPr>
                  <pic:blipFill>
                    <a:blip r:embed="rId17"/>
                    <a:stretch>
                      <a:fillRect/>
                    </a:stretch>
                  </pic:blipFill>
                  <pic:spPr>
                    <a:xfrm rot="5400000">
                      <a:off x="0" y="0"/>
                      <a:ext cx="7689668" cy="3212878"/>
                    </a:xfrm>
                    <a:prstGeom prst="rect">
                      <a:avLst/>
                    </a:prstGeom>
                  </pic:spPr>
                </pic:pic>
              </a:graphicData>
            </a:graphic>
          </wp:inline>
        </w:drawing>
      </w:r>
    </w:p>
    <w:p w14:paraId="1B3A8AEC" w14:textId="3FC12FC7" w:rsidR="008B6C11" w:rsidRDefault="00A36BAD" w:rsidP="008B6C11">
      <w:pPr>
        <w:pStyle w:val="Caption"/>
      </w:pPr>
      <w:r>
        <w:t xml:space="preserve">Table </w:t>
      </w:r>
      <w:r>
        <w:fldChar w:fldCharType="begin"/>
      </w:r>
      <w:r>
        <w:instrText xml:space="preserve"> STYLEREF 1 \s </w:instrText>
      </w:r>
      <w:r>
        <w:fldChar w:fldCharType="separate"/>
      </w:r>
      <w:r>
        <w:rPr>
          <w:noProof/>
        </w:rPr>
        <w:t>A</w:t>
      </w:r>
      <w:r>
        <w:fldChar w:fldCharType="end"/>
      </w:r>
      <w:r>
        <w:noBreakHyphen/>
      </w:r>
      <w:r>
        <w:fldChar w:fldCharType="begin"/>
      </w:r>
      <w:r>
        <w:instrText xml:space="preserve"> SEQ Table \* ARABIC \s 1 </w:instrText>
      </w:r>
      <w:r>
        <w:fldChar w:fldCharType="separate"/>
      </w:r>
      <w:r>
        <w:rPr>
          <w:noProof/>
        </w:rPr>
        <w:t>2</w:t>
      </w:r>
      <w:r>
        <w:fldChar w:fldCharType="end"/>
      </w:r>
      <w:bookmarkStart w:id="52" w:name="_Toc167289976"/>
    </w:p>
    <w:p w14:paraId="3D728859" w14:textId="4900802A" w:rsidR="00D5628B" w:rsidRDefault="008B6C11" w:rsidP="00503038">
      <w:pPr>
        <w:pStyle w:val="Heading1"/>
        <w:numPr>
          <w:ilvl w:val="0"/>
          <w:numId w:val="0"/>
        </w:numPr>
        <w:rPr>
          <w:lang w:val="en-US"/>
        </w:rPr>
      </w:pPr>
      <w:r>
        <w:rPr>
          <w:lang w:val="en-US"/>
        </w:rPr>
        <w:lastRenderedPageBreak/>
        <w:t xml:space="preserve">Appendix B </w:t>
      </w:r>
      <w:r w:rsidR="00D5628B" w:rsidRPr="007C5C85">
        <w:rPr>
          <w:lang w:val="en-US"/>
        </w:rPr>
        <w:t>Risk Assessment</w:t>
      </w:r>
      <w:bookmarkEnd w:id="52"/>
    </w:p>
    <w:p w14:paraId="2E2FB83C" w14:textId="77777777" w:rsidR="00C64A69" w:rsidRPr="00C64A69" w:rsidRDefault="00C64A69" w:rsidP="00C64A69">
      <w:pPr>
        <w:rPr>
          <w:lang w:val="en-US"/>
        </w:rPr>
      </w:pPr>
    </w:p>
    <w:p w14:paraId="655E104F" w14:textId="77777777" w:rsidR="00E246E9" w:rsidRDefault="00D5628B" w:rsidP="00E246E9">
      <w:r>
        <w:t>The risks of the project software project broadly fall into four categories, personnel, product, material supply and time, which often intersect. The risks have been rated for (likelihood/damaged caused) firstly for the danger level without taking precautions with scores below each paragraph, with a further score in the same manner for the mitigated risk score.</w:t>
      </w:r>
      <w:bookmarkStart w:id="53" w:name="_Toc167289977"/>
    </w:p>
    <w:p w14:paraId="7C6CA0AE" w14:textId="77777777" w:rsidR="00503038" w:rsidRDefault="00D5628B" w:rsidP="00503038">
      <w:pPr>
        <w:rPr>
          <w:lang w:val="en-US"/>
        </w:rPr>
      </w:pPr>
      <w:r>
        <w:rPr>
          <w:lang w:val="en-US"/>
        </w:rPr>
        <w:t>Personnel</w:t>
      </w:r>
      <w:bookmarkEnd w:id="53"/>
    </w:p>
    <w:p w14:paraId="3AFCD8CC" w14:textId="61F12D88" w:rsidR="00D5628B" w:rsidRDefault="00D5628B" w:rsidP="00503038">
      <w:pPr>
        <w:rPr>
          <w:lang w:val="en-US"/>
        </w:rPr>
      </w:pPr>
      <w:r>
        <w:rPr>
          <w:lang w:val="en-US"/>
        </w:rPr>
        <w:t>Conflict</w:t>
      </w:r>
    </w:p>
    <w:p w14:paraId="1115CB9A" w14:textId="77777777" w:rsidR="00D5628B" w:rsidRDefault="00D5628B" w:rsidP="00D5628B">
      <w:r>
        <w:t>Over the course of the duration of the project, there is potential for interpersonal conflict within the team to raise its head. Conflict may appear to come from nowhere, or it may fester for some time. It is important to address both situations well before they can develop into something bigger. The first step is creating a hierarchy that allows decisions to be made while retaining a strong element of collective input. It is important that everyone feels that their opinion can be heard even if a decision is ultimately made by the team not to act upon such an opinion. If everyone feels that they can make a fair contribution they will feel more valued.</w:t>
      </w:r>
    </w:p>
    <w:p w14:paraId="0C307CFC" w14:textId="77777777" w:rsidR="00D5628B" w:rsidRDefault="00D5628B" w:rsidP="00D5628B">
      <w:r>
        <w:t xml:space="preserve">There is also the possibility that external factors may have a detrimental effect on the mental health of any individual within the team. Such factors can go on to damage relations between team members when undeserved anger is directed someone else. The best method of combating this is each individual team member taking care of their own mental health, and if </w:t>
      </w:r>
      <w:proofErr w:type="gramStart"/>
      <w:r>
        <w:t>necessary</w:t>
      </w:r>
      <w:proofErr w:type="gramEnd"/>
      <w:r>
        <w:t xml:space="preserve"> forewarning other team members that they need space, whatever form that space takes. </w:t>
      </w:r>
    </w:p>
    <w:p w14:paraId="3B377F34" w14:textId="77777777" w:rsidR="00D5628B" w:rsidRPr="00450564" w:rsidRDefault="00D5628B" w:rsidP="00D5628B">
      <w:pPr>
        <w:ind w:firstLine="720"/>
        <w:rPr>
          <w:i/>
          <w:iCs/>
        </w:rPr>
      </w:pPr>
      <w:r>
        <w:t xml:space="preserve">Risk without taking precautions RA (3/3) </w:t>
      </w:r>
      <w:r w:rsidRPr="00450564">
        <w:rPr>
          <w:b/>
          <w:bCs/>
        </w:rPr>
        <w:t>9</w:t>
      </w:r>
      <w:r>
        <w:t xml:space="preserve"> </w:t>
      </w:r>
    </w:p>
    <w:p w14:paraId="4D973E21" w14:textId="77777777" w:rsidR="00897E2E" w:rsidRDefault="00D5628B" w:rsidP="00897E2E">
      <w:pPr>
        <w:ind w:firstLine="720"/>
        <w:rPr>
          <w:b/>
          <w:bCs/>
        </w:rPr>
      </w:pPr>
      <w:r>
        <w:t xml:space="preserve">Risk while making Precautions RA (2/2) </w:t>
      </w:r>
      <w:r w:rsidRPr="00450564">
        <w:rPr>
          <w:b/>
          <w:bCs/>
        </w:rPr>
        <w:t>4</w:t>
      </w:r>
    </w:p>
    <w:p w14:paraId="7A5D805F" w14:textId="0EC24329" w:rsidR="00D5628B" w:rsidRPr="00897E2E" w:rsidRDefault="00D5628B" w:rsidP="00897E2E">
      <w:pPr>
        <w:rPr>
          <w:b/>
          <w:bCs/>
        </w:rPr>
      </w:pPr>
      <w:r>
        <w:rPr>
          <w:lang w:val="en-US"/>
        </w:rPr>
        <w:t xml:space="preserve">Sickness/Absence </w:t>
      </w:r>
    </w:p>
    <w:p w14:paraId="7012C8C6" w14:textId="77777777" w:rsidR="00D5628B" w:rsidRDefault="00D5628B" w:rsidP="00D5628B">
      <w:r>
        <w:t xml:space="preserve">It is likely that over the course of the </w:t>
      </w:r>
      <w:proofErr w:type="gramStart"/>
      <w:r>
        <w:t>projects</w:t>
      </w:r>
      <w:proofErr w:type="gramEnd"/>
      <w:r>
        <w:t xml:space="preserve"> duration that one or more of the team members may take ill or become indisposed in some other manner. </w:t>
      </w:r>
      <w:proofErr w:type="gramStart"/>
      <w:r>
        <w:t>In the event that</w:t>
      </w:r>
      <w:proofErr w:type="gramEnd"/>
      <w:r>
        <w:t xml:space="preserve"> this is a </w:t>
      </w:r>
      <w:proofErr w:type="gramStart"/>
      <w:r>
        <w:t>short term</w:t>
      </w:r>
      <w:proofErr w:type="gramEnd"/>
      <w:r>
        <w:t xml:space="preserve"> affair it will cause an unnecessary delay, however if an absence stretches out into the long term, it may become a serious issue that could jeopardize the whole project. There are two elements to this, namely:</w:t>
      </w:r>
    </w:p>
    <w:p w14:paraId="1BAD5555" w14:textId="77777777" w:rsidR="00D5628B" w:rsidRDefault="00D5628B" w:rsidP="00D5628B">
      <w:pPr>
        <w:pStyle w:val="ListParagraph"/>
        <w:numPr>
          <w:ilvl w:val="2"/>
          <w:numId w:val="43"/>
        </w:numPr>
      </w:pPr>
      <w:r>
        <w:t>Workload</w:t>
      </w:r>
    </w:p>
    <w:p w14:paraId="63AF6C07" w14:textId="77777777" w:rsidR="00D5628B" w:rsidRDefault="00D5628B" w:rsidP="00D5628B">
      <w:pPr>
        <w:pStyle w:val="ListParagraph"/>
        <w:numPr>
          <w:ilvl w:val="2"/>
          <w:numId w:val="43"/>
        </w:numPr>
      </w:pPr>
      <w:r>
        <w:t>Data</w:t>
      </w:r>
    </w:p>
    <w:p w14:paraId="5BD033B0" w14:textId="77777777" w:rsidR="00D5628B" w:rsidRDefault="00D5628B" w:rsidP="00D5628B">
      <w:r>
        <w:t xml:space="preserve">A missing team member will increase the workload on the remaining members, which will increase stress and opportunities for mistakes to occur. It may also create resentment that members of the team aren’t doing their fair share. If data is not shared between teammates an absence will create a roadblock in the project, more delays. This can be mitigated by sharing data as a normal practice. Documents shared with suggestive edit rights will allow other team members to not only access work in someone else’s absence but to provide suggestions on the document while it is being worked on, providing </w:t>
      </w:r>
      <w:proofErr w:type="gramStart"/>
      <w:r>
        <w:t>an</w:t>
      </w:r>
      <w:proofErr w:type="gramEnd"/>
      <w:r>
        <w:t xml:space="preserve"> potential source of help for a struggling teammate. </w:t>
      </w:r>
    </w:p>
    <w:p w14:paraId="5D5BDD66" w14:textId="77777777" w:rsidR="00D5628B" w:rsidRPr="00D4106C" w:rsidRDefault="00D5628B" w:rsidP="00D5628B">
      <w:pPr>
        <w:ind w:firstLine="720"/>
        <w:rPr>
          <w:i/>
          <w:iCs/>
        </w:rPr>
      </w:pPr>
      <w:r>
        <w:t xml:space="preserve">Risk without taking precautions RA (2/2) </w:t>
      </w:r>
      <w:r w:rsidRPr="00D4106C">
        <w:rPr>
          <w:b/>
          <w:bCs/>
        </w:rPr>
        <w:t>4</w:t>
      </w:r>
      <w:r>
        <w:t xml:space="preserve"> </w:t>
      </w:r>
    </w:p>
    <w:p w14:paraId="593EAB03" w14:textId="77777777" w:rsidR="00897E2E" w:rsidRDefault="00D5628B" w:rsidP="00897E2E">
      <w:pPr>
        <w:ind w:firstLine="720"/>
        <w:rPr>
          <w:b/>
          <w:bCs/>
        </w:rPr>
      </w:pPr>
      <w:r>
        <w:lastRenderedPageBreak/>
        <w:t xml:space="preserve">Risk while making Precautions RA (2/1) </w:t>
      </w:r>
      <w:r w:rsidRPr="00D4106C">
        <w:rPr>
          <w:b/>
          <w:bCs/>
        </w:rPr>
        <w:t>2</w:t>
      </w:r>
      <w:bookmarkStart w:id="54" w:name="_Toc167289978"/>
    </w:p>
    <w:p w14:paraId="5D3EF86C" w14:textId="77777777" w:rsidR="003714E9" w:rsidRDefault="00D5628B" w:rsidP="003714E9">
      <w:pPr>
        <w:rPr>
          <w:lang w:val="en-US"/>
        </w:rPr>
      </w:pPr>
      <w:r>
        <w:rPr>
          <w:lang w:val="en-US"/>
        </w:rPr>
        <w:t>Product</w:t>
      </w:r>
      <w:bookmarkEnd w:id="54"/>
    </w:p>
    <w:p w14:paraId="4B2E211E" w14:textId="7B3FE4F1" w:rsidR="00D5628B" w:rsidRPr="003714E9" w:rsidRDefault="00D5628B" w:rsidP="003714E9">
      <w:pPr>
        <w:rPr>
          <w:b/>
          <w:bCs/>
        </w:rPr>
      </w:pPr>
      <w:r>
        <w:rPr>
          <w:lang w:val="en-US"/>
        </w:rPr>
        <w:t>Concept Failure</w:t>
      </w:r>
    </w:p>
    <w:p w14:paraId="43B96792" w14:textId="63AFDE00" w:rsidR="00D5628B" w:rsidRDefault="00D5628B" w:rsidP="00D5628B">
      <w:r>
        <w:t xml:space="preserve">It is possible that after completion of the functional design it is discovered that the detailed design proves impossible to return due to any number of circumstances, including but not limited to cost or material availability. The later we reach the detailed design stage, the greater a problem this poses. </w:t>
      </w:r>
      <w:r w:rsidR="008938A4">
        <w:t>Therefore,</w:t>
      </w:r>
      <w:r>
        <w:t xml:space="preserve"> a short but comprehensive functional design stage will be advantageous. The functional stage should return a solid basis for a design based on the specification and the laws of physics, if these requisites are followed all delays should be eliminated.</w:t>
      </w:r>
    </w:p>
    <w:p w14:paraId="3AC7268E" w14:textId="77777777" w:rsidR="00D5628B" w:rsidRPr="00C14847" w:rsidRDefault="00D5628B" w:rsidP="00D5628B">
      <w:pPr>
        <w:ind w:firstLine="720"/>
        <w:rPr>
          <w:b/>
          <w:bCs/>
        </w:rPr>
      </w:pPr>
      <w:r>
        <w:t xml:space="preserve">Risk without taking precautions RA (2/3) </w:t>
      </w:r>
      <w:r>
        <w:rPr>
          <w:b/>
          <w:bCs/>
        </w:rPr>
        <w:t>6</w:t>
      </w:r>
    </w:p>
    <w:p w14:paraId="51F3FF99" w14:textId="77777777" w:rsidR="003714E9" w:rsidRDefault="00D5628B" w:rsidP="003714E9">
      <w:pPr>
        <w:ind w:firstLine="720"/>
        <w:rPr>
          <w:b/>
          <w:bCs/>
        </w:rPr>
      </w:pPr>
      <w:r>
        <w:t xml:space="preserve">Risk while making Precautions RA (1/1) </w:t>
      </w:r>
      <w:r>
        <w:rPr>
          <w:b/>
          <w:bCs/>
        </w:rPr>
        <w:t>1</w:t>
      </w:r>
    </w:p>
    <w:p w14:paraId="73CA92D1" w14:textId="0927ABBC" w:rsidR="00D5628B" w:rsidRPr="003714E9" w:rsidRDefault="00D5628B" w:rsidP="003714E9">
      <w:pPr>
        <w:rPr>
          <w:b/>
          <w:bCs/>
        </w:rPr>
      </w:pPr>
      <w:r>
        <w:rPr>
          <w:lang w:val="en-US"/>
        </w:rPr>
        <w:t>Component Failure</w:t>
      </w:r>
    </w:p>
    <w:p w14:paraId="3D6F54B6" w14:textId="159D0372" w:rsidR="00D5628B" w:rsidRDefault="00D5628B" w:rsidP="00D5628B">
      <w:r>
        <w:t xml:space="preserve">At any point during the </w:t>
      </w:r>
      <w:r w:rsidR="00FC72DE">
        <w:t>project,</w:t>
      </w:r>
      <w:r>
        <w:t xml:space="preserve"> it is possible that one or more of the parts placed on the vehicle or the mechanical vehicle itself may fail. In the event this happens the project will be delayed. Caught early enough these issues will be minimised, but failure to properly test the components, parts and chassis before their application to the final project could lead to unnecessary delays. </w:t>
      </w:r>
      <w:proofErr w:type="gramStart"/>
      <w:r>
        <w:t>In the event that</w:t>
      </w:r>
      <w:proofErr w:type="gramEnd"/>
      <w:r>
        <w:t xml:space="preserve"> a component fails on the board, work or testing on the board should cease, and the cause of the failure should be investigated and removed, before the component is replaced and the work continues.</w:t>
      </w:r>
    </w:p>
    <w:p w14:paraId="73119C76" w14:textId="77777777" w:rsidR="00D5628B" w:rsidRPr="007C7DD0" w:rsidRDefault="00D5628B" w:rsidP="00D5628B">
      <w:pPr>
        <w:ind w:firstLine="720"/>
        <w:rPr>
          <w:b/>
          <w:bCs/>
        </w:rPr>
      </w:pPr>
      <w:r>
        <w:t xml:space="preserve">Risk without taking precautions RA (3/2) </w:t>
      </w:r>
      <w:r w:rsidRPr="007C7DD0">
        <w:rPr>
          <w:b/>
          <w:bCs/>
        </w:rPr>
        <w:t>6</w:t>
      </w:r>
    </w:p>
    <w:p w14:paraId="5DF70220" w14:textId="77777777" w:rsidR="003714E9" w:rsidRDefault="00D5628B" w:rsidP="003714E9">
      <w:pPr>
        <w:ind w:firstLine="720"/>
        <w:rPr>
          <w:b/>
          <w:bCs/>
        </w:rPr>
      </w:pPr>
      <w:r>
        <w:t xml:space="preserve">Risk while making Precautions RA (1/1) </w:t>
      </w:r>
      <w:r w:rsidRPr="007C7DD0">
        <w:rPr>
          <w:b/>
          <w:bCs/>
        </w:rPr>
        <w:t>1</w:t>
      </w:r>
    </w:p>
    <w:p w14:paraId="32C242DA" w14:textId="2E5A0E4D" w:rsidR="00D5628B" w:rsidRPr="003714E9" w:rsidRDefault="003714E9" w:rsidP="003714E9">
      <w:pPr>
        <w:rPr>
          <w:b/>
          <w:bCs/>
        </w:rPr>
      </w:pPr>
      <w:r>
        <w:rPr>
          <w:lang w:val="en-US"/>
        </w:rPr>
        <w:t>Catastrophic</w:t>
      </w:r>
      <w:r w:rsidR="00D5628B">
        <w:rPr>
          <w:lang w:val="en-US"/>
        </w:rPr>
        <w:t xml:space="preserve"> Damage</w:t>
      </w:r>
    </w:p>
    <w:p w14:paraId="618B6F99" w14:textId="39F08E0D" w:rsidR="00D5628B" w:rsidRDefault="00D5628B" w:rsidP="00D5628B">
      <w:r w:rsidRPr="008150BC">
        <w:rPr>
          <w:lang w:val="en-US"/>
        </w:rPr>
        <w:t xml:space="preserve">Should due care and attention not be given to the care of the car, it is possible that an accident or incident may occur where the car is damaged to a degree where the final deadlines cannot be </w:t>
      </w:r>
      <w:r w:rsidR="003714E9" w:rsidRPr="008150BC">
        <w:rPr>
          <w:lang w:val="en-US"/>
        </w:rPr>
        <w:t>met,</w:t>
      </w:r>
      <w:r w:rsidRPr="008150BC">
        <w:rPr>
          <w:lang w:val="en-US"/>
        </w:rPr>
        <w:t xml:space="preserve"> and the project must be deemed a failure. This can only happen through malice or incompetence, and it is the responsibility of everyone on the team to ensure that neither </w:t>
      </w:r>
      <w:proofErr w:type="gramStart"/>
      <w:r w:rsidRPr="008150BC">
        <w:rPr>
          <w:lang w:val="en-US"/>
        </w:rPr>
        <w:t>are</w:t>
      </w:r>
      <w:proofErr w:type="gramEnd"/>
      <w:r w:rsidRPr="008150BC">
        <w:rPr>
          <w:lang w:val="en-US"/>
        </w:rPr>
        <w:t xml:space="preserve"> an issue. </w:t>
      </w:r>
      <w:r>
        <w:t xml:space="preserve">Securing the item away after working on it also reduces the chances of it being involved in an accident that may damage it. Care should be taken while working on the project; if proper procedures are followed with lab equipment and when handling components and parts it will minimise the risk involved for accidents. Any accidents that may occur will also be of reduced severity. </w:t>
      </w:r>
    </w:p>
    <w:p w14:paraId="3D452895" w14:textId="77777777" w:rsidR="00D5628B" w:rsidRPr="00450564" w:rsidRDefault="00D5628B" w:rsidP="00D5628B">
      <w:pPr>
        <w:ind w:firstLine="720"/>
        <w:rPr>
          <w:i/>
          <w:iCs/>
        </w:rPr>
      </w:pPr>
      <w:r>
        <w:t xml:space="preserve">Risk without taking precautions RA (3/3) </w:t>
      </w:r>
      <w:r w:rsidRPr="00450564">
        <w:rPr>
          <w:b/>
          <w:bCs/>
        </w:rPr>
        <w:t>9</w:t>
      </w:r>
      <w:r>
        <w:t xml:space="preserve"> </w:t>
      </w:r>
    </w:p>
    <w:p w14:paraId="69D1ADFC" w14:textId="77777777" w:rsidR="003714E9" w:rsidRDefault="00D5628B" w:rsidP="003714E9">
      <w:pPr>
        <w:ind w:firstLine="720"/>
        <w:rPr>
          <w:b/>
          <w:bCs/>
        </w:rPr>
      </w:pPr>
      <w:r>
        <w:t xml:space="preserve">Risk while making Precautions RA (1/3) </w:t>
      </w:r>
      <w:r>
        <w:rPr>
          <w:b/>
          <w:bCs/>
        </w:rPr>
        <w:t>3</w:t>
      </w:r>
      <w:bookmarkStart w:id="55" w:name="_Toc167289979"/>
    </w:p>
    <w:p w14:paraId="50176B1B" w14:textId="77777777" w:rsidR="003714E9" w:rsidRDefault="003714E9" w:rsidP="003714E9">
      <w:pPr>
        <w:rPr>
          <w:b/>
          <w:bCs/>
        </w:rPr>
      </w:pPr>
    </w:p>
    <w:p w14:paraId="4CDBED81" w14:textId="77777777" w:rsidR="003714E9" w:rsidRDefault="00D5628B" w:rsidP="003714E9">
      <w:pPr>
        <w:rPr>
          <w:lang w:val="en-US"/>
        </w:rPr>
      </w:pPr>
      <w:r>
        <w:rPr>
          <w:lang w:val="en-US"/>
        </w:rPr>
        <w:t>Material Supply</w:t>
      </w:r>
      <w:bookmarkEnd w:id="55"/>
    </w:p>
    <w:p w14:paraId="7B9F559B" w14:textId="46051AA4" w:rsidR="00D5628B" w:rsidRDefault="00D5628B" w:rsidP="003714E9">
      <w:pPr>
        <w:rPr>
          <w:lang w:val="en-US"/>
        </w:rPr>
      </w:pPr>
      <w:r>
        <w:rPr>
          <w:lang w:val="en-US"/>
        </w:rPr>
        <w:t>Supply Chain Failure</w:t>
      </w:r>
    </w:p>
    <w:p w14:paraId="2AA4204F" w14:textId="77777777" w:rsidR="00D5628B" w:rsidRDefault="00D5628B" w:rsidP="00D5628B">
      <w:pPr>
        <w:rPr>
          <w:lang w:val="en-US"/>
        </w:rPr>
      </w:pPr>
      <w:r>
        <w:rPr>
          <w:lang w:val="en-US"/>
        </w:rPr>
        <w:lastRenderedPageBreak/>
        <w:t xml:space="preserve">Thunderbolt ART are reliant on both Saxion and Saxion’s providers to procure the parts, components and materials required to complete the project. </w:t>
      </w:r>
      <w:proofErr w:type="gramStart"/>
      <w:r>
        <w:rPr>
          <w:lang w:val="en-US"/>
        </w:rPr>
        <w:t>In the event that</w:t>
      </w:r>
      <w:proofErr w:type="gramEnd"/>
      <w:r>
        <w:rPr>
          <w:lang w:val="en-US"/>
        </w:rPr>
        <w:t xml:space="preserve"> the school or one of its suppliers should be unable to provide certain materials, it may cause a bottleneck in the design, particularly if the piece in question is of fundamental importance. While Saxion’s range of suppliers does mitigate this risk, it does remain an element outside of the control of Thunderbolt ART. The risk </w:t>
      </w:r>
      <w:proofErr w:type="gramStart"/>
      <w:r>
        <w:rPr>
          <w:lang w:val="en-US"/>
        </w:rPr>
        <w:t>for</w:t>
      </w:r>
      <w:proofErr w:type="gramEnd"/>
      <w:r>
        <w:rPr>
          <w:lang w:val="en-US"/>
        </w:rPr>
        <w:t xml:space="preserve"> this is low, however the potential fallout of such a problem could potentially be far </w:t>
      </w:r>
      <w:proofErr w:type="gramStart"/>
      <w:r>
        <w:rPr>
          <w:lang w:val="en-US"/>
        </w:rPr>
        <w:t>reaching</w:t>
      </w:r>
      <w:proofErr w:type="gramEnd"/>
      <w:r>
        <w:rPr>
          <w:lang w:val="en-US"/>
        </w:rPr>
        <w:t xml:space="preserve"> within the project.</w:t>
      </w:r>
    </w:p>
    <w:p w14:paraId="0624BBC1" w14:textId="77777777" w:rsidR="003714E9" w:rsidRDefault="00D5628B" w:rsidP="003714E9">
      <w:pPr>
        <w:ind w:firstLine="720"/>
        <w:rPr>
          <w:b/>
          <w:bCs/>
        </w:rPr>
      </w:pPr>
      <w:r>
        <w:t xml:space="preserve">Risk without taking precautions RA (1/3) </w:t>
      </w:r>
      <w:r>
        <w:rPr>
          <w:b/>
          <w:bCs/>
        </w:rPr>
        <w:t>3</w:t>
      </w:r>
      <w:bookmarkStart w:id="56" w:name="_Toc167289980"/>
    </w:p>
    <w:p w14:paraId="4DCA1DD6" w14:textId="77777777" w:rsidR="003714E9" w:rsidRDefault="00D5628B" w:rsidP="003714E9">
      <w:pPr>
        <w:rPr>
          <w:lang w:val="en-US"/>
        </w:rPr>
      </w:pPr>
      <w:r>
        <w:rPr>
          <w:lang w:val="en-US"/>
        </w:rPr>
        <w:t>Time Management</w:t>
      </w:r>
      <w:bookmarkEnd w:id="56"/>
    </w:p>
    <w:p w14:paraId="1CC86136" w14:textId="62C57FF1" w:rsidR="00D5628B" w:rsidRPr="003714E9" w:rsidRDefault="00D5628B" w:rsidP="003714E9">
      <w:pPr>
        <w:rPr>
          <w:b/>
        </w:rPr>
      </w:pPr>
      <w:r>
        <w:rPr>
          <w:lang w:val="en-US"/>
        </w:rPr>
        <w:t>Missed Deadlines</w:t>
      </w:r>
    </w:p>
    <w:p w14:paraId="4E460698" w14:textId="77777777" w:rsidR="00D5628B" w:rsidRDefault="00D5628B" w:rsidP="00D5628B">
      <w:pPr>
        <w:rPr>
          <w:lang w:val="en-US"/>
        </w:rPr>
      </w:pPr>
      <w:r>
        <w:rPr>
          <w:lang w:val="en-US"/>
        </w:rPr>
        <w:t xml:space="preserve">During Project Software, many teams found that despite believing they were on target for the </w:t>
      </w:r>
      <w:proofErr w:type="gramStart"/>
      <w:r>
        <w:rPr>
          <w:lang w:val="en-US"/>
        </w:rPr>
        <w:t>deadlines that</w:t>
      </w:r>
      <w:proofErr w:type="gramEnd"/>
      <w:r>
        <w:rPr>
          <w:lang w:val="en-US"/>
        </w:rPr>
        <w:t xml:space="preserve"> delays either pushed them right to the submission deadline or beyond. In the case of the Knights of the Strongbox, a team from which three members of Thunderbolt ART migrated, the final prototype was completed with under an hour of time left before the presentation. Learning from that experience will mean setting earlier deadlines and a firmer adherence to those deadlines. This applies throughout the whole project. </w:t>
      </w:r>
      <w:proofErr w:type="gramStart"/>
      <w:r>
        <w:rPr>
          <w:lang w:val="en-US"/>
        </w:rPr>
        <w:t>Earlier time</w:t>
      </w:r>
      <w:proofErr w:type="gramEnd"/>
      <w:r>
        <w:rPr>
          <w:lang w:val="en-US"/>
        </w:rPr>
        <w:t xml:space="preserve"> delays may be made up for, but could also snowball out oof control, while later delays could be catastrophic for the final submission of the project. Missing deadlines could also contribute to missteps in the design process or create tension within the personnel of the company. All members of Thunderbolt ART are responsible for ensuring their colleagues stay on track with the schedule.</w:t>
      </w:r>
    </w:p>
    <w:p w14:paraId="6F77D4F9" w14:textId="77777777" w:rsidR="00D5628B" w:rsidRPr="00450564" w:rsidRDefault="00D5628B" w:rsidP="00D5628B">
      <w:pPr>
        <w:ind w:firstLine="720"/>
        <w:rPr>
          <w:i/>
          <w:iCs/>
        </w:rPr>
      </w:pPr>
      <w:r>
        <w:t xml:space="preserve">Risk without taking precautions RA (3/3) </w:t>
      </w:r>
      <w:r w:rsidRPr="00450564">
        <w:rPr>
          <w:b/>
          <w:bCs/>
        </w:rPr>
        <w:t>9</w:t>
      </w:r>
      <w:r>
        <w:t xml:space="preserve"> </w:t>
      </w:r>
    </w:p>
    <w:p w14:paraId="633259E7" w14:textId="77777777" w:rsidR="00D5628B" w:rsidRDefault="00D5628B" w:rsidP="00D5628B">
      <w:pPr>
        <w:ind w:firstLine="720"/>
        <w:rPr>
          <w:b/>
          <w:bCs/>
        </w:rPr>
      </w:pPr>
      <w:r>
        <w:t xml:space="preserve">Risk while making Precautions RA (2/2) </w:t>
      </w:r>
      <w:r w:rsidRPr="00450564">
        <w:rPr>
          <w:b/>
          <w:bCs/>
        </w:rPr>
        <w:t>4</w:t>
      </w:r>
    </w:p>
    <w:p w14:paraId="63EB0B7A" w14:textId="77777777" w:rsidR="008938A4" w:rsidRDefault="00D5628B" w:rsidP="008938A4">
      <w:pPr>
        <w:keepNext/>
        <w:ind w:firstLine="720"/>
      </w:pPr>
      <w:r w:rsidRPr="00AF513E">
        <w:rPr>
          <w:noProof/>
          <w:lang w:val="en-US"/>
        </w:rPr>
        <w:drawing>
          <wp:inline distT="0" distB="0" distL="0" distR="0" wp14:anchorId="7F349EC7" wp14:editId="3429DFB6">
            <wp:extent cx="4952010" cy="2676020"/>
            <wp:effectExtent l="0" t="0" r="1270" b="0"/>
            <wp:docPr id="86424071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40712" name="Picture 1" descr="A diagram of a company&#10;&#10;Description automatically generated"/>
                    <pic:cNvPicPr/>
                  </pic:nvPicPr>
                  <pic:blipFill>
                    <a:blip r:embed="rId18"/>
                    <a:stretch>
                      <a:fillRect/>
                    </a:stretch>
                  </pic:blipFill>
                  <pic:spPr>
                    <a:xfrm>
                      <a:off x="0" y="0"/>
                      <a:ext cx="4968739" cy="2685060"/>
                    </a:xfrm>
                    <a:prstGeom prst="rect">
                      <a:avLst/>
                    </a:prstGeom>
                  </pic:spPr>
                </pic:pic>
              </a:graphicData>
            </a:graphic>
          </wp:inline>
        </w:drawing>
      </w:r>
    </w:p>
    <w:p w14:paraId="00CF451C" w14:textId="063F0959" w:rsidR="00D5628B" w:rsidRPr="00322BAC" w:rsidRDefault="008938A4" w:rsidP="008938A4">
      <w:pPr>
        <w:pStyle w:val="Caption"/>
        <w:rPr>
          <w:lang w:val="en-US"/>
        </w:rPr>
      </w:pPr>
      <w:r>
        <w:t>Figure B</w:t>
      </w:r>
      <w:r>
        <w:noBreakHyphen/>
      </w:r>
      <w:r>
        <w:fldChar w:fldCharType="begin"/>
      </w:r>
      <w:r>
        <w:instrText xml:space="preserve"> SEQ Figure \* ARABIC \s 1 </w:instrText>
      </w:r>
      <w:r>
        <w:fldChar w:fldCharType="separate"/>
      </w:r>
      <w:r>
        <w:rPr>
          <w:noProof/>
        </w:rPr>
        <w:t>1</w:t>
      </w:r>
      <w:r>
        <w:fldChar w:fldCharType="end"/>
      </w:r>
    </w:p>
    <w:sectPr w:rsidR="00D5628B" w:rsidRPr="00322BAC" w:rsidSect="00897124">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9359E" w14:textId="77777777" w:rsidR="005F7C22" w:rsidRDefault="005F7C22" w:rsidP="00CF6B97">
      <w:pPr>
        <w:spacing w:after="0" w:line="240" w:lineRule="auto"/>
      </w:pPr>
      <w:r>
        <w:separator/>
      </w:r>
    </w:p>
  </w:endnote>
  <w:endnote w:type="continuationSeparator" w:id="0">
    <w:p w14:paraId="6E82552E" w14:textId="77777777" w:rsidR="005F7C22" w:rsidRDefault="005F7C22" w:rsidP="00CF6B97">
      <w:pPr>
        <w:spacing w:after="0" w:line="240" w:lineRule="auto"/>
      </w:pPr>
      <w:r>
        <w:continuationSeparator/>
      </w:r>
    </w:p>
  </w:endnote>
  <w:endnote w:type="continuationNotice" w:id="1">
    <w:p w14:paraId="4D23B615" w14:textId="77777777" w:rsidR="005F7C22" w:rsidRDefault="005F7C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233240194"/>
      <w:docPartObj>
        <w:docPartGallery w:val="Page Numbers (Bottom of Page)"/>
        <w:docPartUnique/>
      </w:docPartObj>
    </w:sdtPr>
    <w:sdtEndPr>
      <w:rPr>
        <w:color w:val="7F7F7F" w:themeColor="background1" w:themeShade="7F"/>
        <w:spacing w:val="60"/>
      </w:rPr>
    </w:sdtEndPr>
    <w:sdtContent>
      <w:p w14:paraId="32DCD5C1" w14:textId="0D2F6B21" w:rsidR="006940A8" w:rsidRPr="008E2763" w:rsidRDefault="4F3C2F3D" w:rsidP="4F3C2F3D">
        <w:pPr>
          <w:pStyle w:val="Footer"/>
          <w:pBdr>
            <w:top w:val="single" w:sz="4" w:space="1" w:color="D9D9D9" w:themeColor="background1" w:themeShade="D9"/>
          </w:pBdr>
          <w:jc w:val="right"/>
          <w:rPr>
            <w:sz w:val="18"/>
            <w:szCs w:val="18"/>
          </w:rPr>
        </w:pPr>
        <w:r w:rsidRPr="4F3C2F3D">
          <w:rPr>
            <w:sz w:val="18"/>
            <w:szCs w:val="18"/>
          </w:rPr>
          <w:t xml:space="preserve">Project Plan </w:t>
        </w:r>
        <w:r w:rsidR="008E2763">
          <w:tab/>
        </w:r>
        <w:r w:rsidRPr="4F3C2F3D">
          <w:rPr>
            <w:sz w:val="18"/>
            <w:szCs w:val="18"/>
          </w:rPr>
          <w:t>version no: 1.</w:t>
        </w:r>
        <w:r w:rsidR="00A101DB">
          <w:rPr>
            <w:sz w:val="18"/>
            <w:szCs w:val="18"/>
          </w:rPr>
          <w:t>1</w:t>
        </w:r>
        <w:r w:rsidR="008E2763">
          <w:tab/>
        </w:r>
        <w:r w:rsidR="008E2763" w:rsidRPr="4F3C2F3D">
          <w:rPr>
            <w:noProof/>
            <w:sz w:val="18"/>
            <w:szCs w:val="18"/>
          </w:rPr>
          <w:fldChar w:fldCharType="begin"/>
        </w:r>
        <w:r w:rsidR="008E2763" w:rsidRPr="4F3C2F3D">
          <w:rPr>
            <w:sz w:val="18"/>
            <w:szCs w:val="18"/>
          </w:rPr>
          <w:instrText xml:space="preserve"> PAGE   \* MERGEFORMAT </w:instrText>
        </w:r>
        <w:r w:rsidR="008E2763" w:rsidRPr="4F3C2F3D">
          <w:rPr>
            <w:sz w:val="18"/>
            <w:szCs w:val="18"/>
          </w:rPr>
          <w:fldChar w:fldCharType="separate"/>
        </w:r>
        <w:r w:rsidRPr="4F3C2F3D">
          <w:rPr>
            <w:noProof/>
            <w:sz w:val="18"/>
            <w:szCs w:val="18"/>
          </w:rPr>
          <w:t>14</w:t>
        </w:r>
        <w:r w:rsidR="008E2763" w:rsidRPr="4F3C2F3D">
          <w:rPr>
            <w:noProof/>
            <w:sz w:val="18"/>
            <w:szCs w:val="18"/>
          </w:rPr>
          <w:fldChar w:fldCharType="end"/>
        </w:r>
        <w:r w:rsidRPr="4F3C2F3D">
          <w:rPr>
            <w:sz w:val="18"/>
            <w:szCs w:val="18"/>
          </w:rPr>
          <w:t xml:space="preserve"> </w:t>
        </w:r>
      </w:p>
    </w:sdtContent>
  </w:sdt>
  <w:p w14:paraId="5D012A8C" w14:textId="77777777" w:rsidR="006940A8" w:rsidRPr="006940A8" w:rsidRDefault="006940A8" w:rsidP="006940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B29E4" w14:textId="77777777" w:rsidR="005F7C22" w:rsidRDefault="005F7C22" w:rsidP="00CF6B97">
      <w:pPr>
        <w:spacing w:after="0" w:line="240" w:lineRule="auto"/>
      </w:pPr>
      <w:r>
        <w:separator/>
      </w:r>
    </w:p>
  </w:footnote>
  <w:footnote w:type="continuationSeparator" w:id="0">
    <w:p w14:paraId="4822ED7C" w14:textId="77777777" w:rsidR="005F7C22" w:rsidRDefault="005F7C22" w:rsidP="00CF6B97">
      <w:pPr>
        <w:spacing w:after="0" w:line="240" w:lineRule="auto"/>
      </w:pPr>
      <w:r>
        <w:continuationSeparator/>
      </w:r>
    </w:p>
  </w:footnote>
  <w:footnote w:type="continuationNotice" w:id="1">
    <w:p w14:paraId="5E250EB7" w14:textId="77777777" w:rsidR="005F7C22" w:rsidRDefault="005F7C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BF4C" w14:textId="3D2847A4" w:rsidR="00DA49D7" w:rsidRPr="00DA49D7" w:rsidRDefault="00766040" w:rsidP="00DA49D7">
    <w:pPr>
      <w:rPr>
        <w:rFonts w:ascii="Arial" w:hAnsi="Arial" w:cs="Arial"/>
      </w:rPr>
    </w:pPr>
    <w:r>
      <w:rPr>
        <w:noProof/>
        <w:lang w:val="nl-NL" w:eastAsia="nl-NL"/>
      </w:rPr>
      <mc:AlternateContent>
        <mc:Choice Requires="wps">
          <w:drawing>
            <wp:anchor distT="0" distB="0" distL="114300" distR="114300" simplePos="0" relativeHeight="251658242" behindDoc="0" locked="0" layoutInCell="1" allowOverlap="1" wp14:anchorId="2210140F" wp14:editId="473CFC07">
              <wp:simplePos x="0" y="0"/>
              <wp:positionH relativeFrom="column">
                <wp:posOffset>4419600</wp:posOffset>
              </wp:positionH>
              <wp:positionV relativeFrom="paragraph">
                <wp:posOffset>-182880</wp:posOffset>
              </wp:positionV>
              <wp:extent cx="1673225" cy="632460"/>
              <wp:effectExtent l="0" t="0" r="22225" b="15240"/>
              <wp:wrapNone/>
              <wp:docPr id="311295219" name="Tekstvak 22"/>
              <wp:cNvGraphicFramePr/>
              <a:graphic xmlns:a="http://schemas.openxmlformats.org/drawingml/2006/main">
                <a:graphicData uri="http://schemas.microsoft.com/office/word/2010/wordprocessingShape">
                  <wps:wsp>
                    <wps:cNvSpPr txBox="1"/>
                    <wps:spPr>
                      <a:xfrm>
                        <a:off x="0" y="0"/>
                        <a:ext cx="1673225" cy="632460"/>
                      </a:xfrm>
                      <a:prstGeom prst="rect">
                        <a:avLst/>
                      </a:prstGeom>
                      <a:solidFill>
                        <a:schemeClr val="lt1"/>
                      </a:solidFill>
                      <a:ln w="6350">
                        <a:solidFill>
                          <a:prstClr val="black"/>
                        </a:solidFill>
                      </a:ln>
                    </wps:spPr>
                    <wps:txbx>
                      <w:txbxContent>
                        <w:p w14:paraId="4788D8A7" w14:textId="0CD35D6F" w:rsidR="00513F9E" w:rsidRPr="00513F9E" w:rsidRDefault="00766040" w:rsidP="00513F9E">
                          <w:pPr>
                            <w:jc w:val="center"/>
                            <w:rPr>
                              <w:sz w:val="36"/>
                              <w:szCs w:val="36"/>
                            </w:rPr>
                          </w:pPr>
                          <w:r>
                            <w:rPr>
                              <w:noProof/>
                              <w:sz w:val="36"/>
                              <w:szCs w:val="36"/>
                            </w:rPr>
                            <w:drawing>
                              <wp:inline distT="0" distB="0" distL="0" distR="0" wp14:anchorId="23B422C6" wp14:editId="31B75149">
                                <wp:extent cx="548640" cy="548640"/>
                                <wp:effectExtent l="0" t="0" r="3810" b="3810"/>
                                <wp:docPr id="2098684789" name="Picture 4" descr="A cartoon character on a purple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84789" name="Picture 4" descr="A cartoon character on a purple ca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0140F" id="_x0000_t202" coordsize="21600,21600" o:spt="202" path="m,l,21600r21600,l21600,xe">
              <v:stroke joinstyle="miter"/>
              <v:path gradientshapeok="t" o:connecttype="rect"/>
            </v:shapetype>
            <v:shape id="Tekstvak 22" o:spid="_x0000_s1026" type="#_x0000_t202" style="position:absolute;margin-left:348pt;margin-top:-14.4pt;width:131.75pt;height:4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" fillcolor="white [3201]" strokeweight=".5pt">
              <v:textbox>
                <w:txbxContent>
                  <w:p w14:paraId="4788D8A7" w14:textId="0CD35D6F" w:rsidR="00513F9E" w:rsidRPr="00513F9E" w:rsidRDefault="00766040" w:rsidP="00513F9E">
                    <w:pPr>
                      <w:jc w:val="center"/>
                      <w:rPr>
                        <w:sz w:val="36"/>
                        <w:szCs w:val="36"/>
                      </w:rPr>
                    </w:pPr>
                    <w:r>
                      <w:rPr>
                        <w:noProof/>
                        <w:sz w:val="36"/>
                        <w:szCs w:val="36"/>
                      </w:rPr>
                      <w:drawing>
                        <wp:inline distT="0" distB="0" distL="0" distR="0" wp14:anchorId="23B422C6" wp14:editId="31B75149">
                          <wp:extent cx="548640" cy="548640"/>
                          <wp:effectExtent l="0" t="0" r="3810" b="3810"/>
                          <wp:docPr id="2098684789" name="Picture 4" descr="A cartoon character on a purple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84789" name="Picture 4" descr="A cartoon character on a purple ca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inline>
                      </w:drawing>
                    </w:r>
                  </w:p>
                </w:txbxContent>
              </v:textbox>
            </v:shape>
          </w:pict>
        </mc:Fallback>
      </mc:AlternateContent>
    </w:r>
    <w:r w:rsidR="00AF0343">
      <w:rPr>
        <w:noProof/>
        <w:lang w:val="nl-NL" w:eastAsia="nl-NL"/>
      </w:rPr>
      <w:drawing>
        <wp:anchor distT="0" distB="0" distL="114300" distR="114300" simplePos="0" relativeHeight="251658247" behindDoc="0" locked="0" layoutInCell="1" allowOverlap="1" wp14:anchorId="5D3E7A99" wp14:editId="40F2348C">
          <wp:simplePos x="0" y="0"/>
          <wp:positionH relativeFrom="column">
            <wp:posOffset>-411480</wp:posOffset>
          </wp:positionH>
          <wp:positionV relativeFrom="paragraph">
            <wp:posOffset>-243840</wp:posOffset>
          </wp:positionV>
          <wp:extent cx="1381125" cy="542925"/>
          <wp:effectExtent l="0" t="0" r="9525" b="9525"/>
          <wp:wrapThrough wrapText="bothSides">
            <wp:wrapPolygon edited="0">
              <wp:start x="0" y="0"/>
              <wp:lineTo x="0" y="21221"/>
              <wp:lineTo x="21451" y="21221"/>
              <wp:lineTo x="21451" y="0"/>
              <wp:lineTo x="0" y="0"/>
            </wp:wrapPolygon>
          </wp:wrapThrough>
          <wp:docPr id="1" name="Afbeelding 2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20" descr="Logo, company nam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81125" cy="542925"/>
                  </a:xfrm>
                  <a:prstGeom prst="rect">
                    <a:avLst/>
                  </a:prstGeom>
                  <a:noFill/>
                </pic:spPr>
              </pic:pic>
            </a:graphicData>
          </a:graphic>
          <wp14:sizeRelH relativeFrom="page">
            <wp14:pctWidth>0</wp14:pctWidth>
          </wp14:sizeRelH>
          <wp14:sizeRelV relativeFrom="page">
            <wp14:pctHeight>0</wp14:pctHeight>
          </wp14:sizeRelV>
        </wp:anchor>
      </w:drawing>
    </w:r>
    <w:r w:rsidR="004F45E7">
      <w:rPr>
        <w:noProof/>
        <w:lang w:val="nl-NL" w:eastAsia="nl-NL"/>
      </w:rPr>
      <w:drawing>
        <wp:anchor distT="0" distB="0" distL="114300" distR="114300" simplePos="0" relativeHeight="251658244" behindDoc="0" locked="0" layoutInCell="1" allowOverlap="1" wp14:anchorId="38E333E7" wp14:editId="2D01DD74">
          <wp:simplePos x="0" y="0"/>
          <wp:positionH relativeFrom="column">
            <wp:posOffset>-412955</wp:posOffset>
          </wp:positionH>
          <wp:positionV relativeFrom="page">
            <wp:posOffset>214057</wp:posOffset>
          </wp:positionV>
          <wp:extent cx="1181100" cy="593725"/>
          <wp:effectExtent l="0" t="0" r="0" b="0"/>
          <wp:wrapThrough wrapText="bothSides">
            <wp:wrapPolygon edited="0">
              <wp:start x="0" y="0"/>
              <wp:lineTo x="0" y="20791"/>
              <wp:lineTo x="21252" y="20791"/>
              <wp:lineTo x="2125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jn Lesmateriaal Copy right.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181100" cy="593725"/>
                  </a:xfrm>
                  <a:prstGeom prst="rect">
                    <a:avLst/>
                  </a:prstGeom>
                </pic:spPr>
              </pic:pic>
            </a:graphicData>
          </a:graphic>
          <wp14:sizeRelH relativeFrom="margin">
            <wp14:pctWidth>0</wp14:pctWidth>
          </wp14:sizeRelH>
          <wp14:sizeRelV relativeFrom="margin">
            <wp14:pctHeight>0</wp14:pctHeight>
          </wp14:sizeRelV>
        </wp:anchor>
      </w:drawing>
    </w:r>
    <w:r w:rsidR="00DA49D7">
      <w:t xml:space="preserve"> </w:t>
    </w:r>
    <w:r w:rsidR="00DA49D7">
      <w:tab/>
    </w:r>
    <w:r w:rsidR="00DA49D7">
      <w:tab/>
    </w:r>
    <w:r w:rsidR="00DA49D7">
      <w:tab/>
    </w:r>
    <w:r w:rsidR="00DA49D7">
      <w:tab/>
    </w:r>
    <w:r w:rsidR="00DA49D7">
      <w:tab/>
    </w:r>
    <w:r w:rsidR="00DA49D7">
      <w:tab/>
    </w:r>
    <w:r w:rsidR="00DA49D7">
      <w:tab/>
    </w:r>
  </w:p>
  <w:p w14:paraId="40E50B1B" w14:textId="027DC6B8" w:rsidR="00A33329" w:rsidRPr="00DA49D7" w:rsidRDefault="00A33329" w:rsidP="00DA49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2134" w14:textId="6EB11DFA" w:rsidR="000B3883" w:rsidRPr="00DA49D7" w:rsidRDefault="00A00AE4" w:rsidP="00DA49D7">
    <w:pPr>
      <w:rPr>
        <w:rFonts w:ascii="Arial" w:hAnsi="Arial" w:cs="Arial"/>
      </w:rPr>
    </w:pPr>
    <w:r>
      <w:rPr>
        <w:noProof/>
        <w:lang w:val="nl-NL" w:eastAsia="nl-NL"/>
      </w:rPr>
      <mc:AlternateContent>
        <mc:Choice Requires="wps">
          <w:drawing>
            <wp:anchor distT="0" distB="0" distL="114300" distR="114300" simplePos="0" relativeHeight="251658248" behindDoc="0" locked="0" layoutInCell="1" allowOverlap="1" wp14:anchorId="3AF4DDE5" wp14:editId="48F05BE6">
              <wp:simplePos x="0" y="0"/>
              <wp:positionH relativeFrom="column">
                <wp:posOffset>4932045</wp:posOffset>
              </wp:positionH>
              <wp:positionV relativeFrom="paragraph">
                <wp:posOffset>-441960</wp:posOffset>
              </wp:positionV>
              <wp:extent cx="1673225" cy="868680"/>
              <wp:effectExtent l="0" t="0" r="22225" b="26670"/>
              <wp:wrapNone/>
              <wp:docPr id="962934571" name="Tekstvak 21"/>
              <wp:cNvGraphicFramePr/>
              <a:graphic xmlns:a="http://schemas.openxmlformats.org/drawingml/2006/main">
                <a:graphicData uri="http://schemas.microsoft.com/office/word/2010/wordprocessingShape">
                  <wps:wsp>
                    <wps:cNvSpPr txBox="1"/>
                    <wps:spPr>
                      <a:xfrm>
                        <a:off x="0" y="0"/>
                        <a:ext cx="1673225" cy="868680"/>
                      </a:xfrm>
                      <a:prstGeom prst="rect">
                        <a:avLst/>
                      </a:prstGeom>
                      <a:solidFill>
                        <a:schemeClr val="lt1"/>
                      </a:solidFill>
                      <a:ln w="6350">
                        <a:solidFill>
                          <a:prstClr val="black"/>
                        </a:solidFill>
                      </a:ln>
                    </wps:spPr>
                    <wps:txbx>
                      <w:txbxContent>
                        <w:p w14:paraId="26C6BDC9" w14:textId="1BD7E1C1" w:rsidR="00A00AE4" w:rsidRPr="00513F9E" w:rsidRDefault="00766040" w:rsidP="00A00AE4">
                          <w:pPr>
                            <w:jc w:val="center"/>
                            <w:rPr>
                              <w:sz w:val="36"/>
                              <w:szCs w:val="36"/>
                            </w:rPr>
                          </w:pPr>
                          <w:r>
                            <w:rPr>
                              <w:noProof/>
                              <w:sz w:val="36"/>
                              <w:szCs w:val="36"/>
                            </w:rPr>
                            <w:drawing>
                              <wp:inline distT="0" distB="0" distL="0" distR="0" wp14:anchorId="43FC6C2D" wp14:editId="45CEC3A1">
                                <wp:extent cx="792480" cy="792480"/>
                                <wp:effectExtent l="0" t="0" r="7620" b="7620"/>
                                <wp:docPr id="1509665086" name="Picture 2" descr="A cartoon character on a purple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59827" name="Picture 2" descr="A cartoon character on a purple ca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2480" cy="7924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F4DDE5" id="_x0000_t202" coordsize="21600,21600" o:spt="202" path="m,l,21600r21600,l21600,xe">
              <v:stroke joinstyle="miter"/>
              <v:path gradientshapeok="t" o:connecttype="rect"/>
            </v:shapetype>
            <v:shape id="Tekstvak 21" o:spid="_x0000_s1027" type="#_x0000_t202" style="position:absolute;margin-left:388.35pt;margin-top:-34.8pt;width:131.75pt;height:68.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" fillcolor="white [3201]" strokeweight=".5pt">
              <v:textbox>
                <w:txbxContent>
                  <w:p w14:paraId="26C6BDC9" w14:textId="1BD7E1C1" w:rsidR="00A00AE4" w:rsidRPr="00513F9E" w:rsidRDefault="00766040" w:rsidP="00A00AE4">
                    <w:pPr>
                      <w:jc w:val="center"/>
                      <w:rPr>
                        <w:sz w:val="36"/>
                        <w:szCs w:val="36"/>
                      </w:rPr>
                    </w:pPr>
                    <w:r>
                      <w:rPr>
                        <w:noProof/>
                        <w:sz w:val="36"/>
                        <w:szCs w:val="36"/>
                      </w:rPr>
                      <w:drawing>
                        <wp:inline distT="0" distB="0" distL="0" distR="0" wp14:anchorId="43FC6C2D" wp14:editId="45CEC3A1">
                          <wp:extent cx="792480" cy="792480"/>
                          <wp:effectExtent l="0" t="0" r="7620" b="7620"/>
                          <wp:docPr id="1509665086" name="Picture 2" descr="A cartoon character on a purple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59827" name="Picture 2" descr="A cartoon character on a purple ca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2480" cy="792480"/>
                                  </a:xfrm>
                                  <a:prstGeom prst="rect">
                                    <a:avLst/>
                                  </a:prstGeom>
                                </pic:spPr>
                              </pic:pic>
                            </a:graphicData>
                          </a:graphic>
                        </wp:inline>
                      </w:drawing>
                    </w:r>
                  </w:p>
                </w:txbxContent>
              </v:textbox>
            </v:shape>
          </w:pict>
        </mc:Fallback>
      </mc:AlternateContent>
    </w:r>
    <w:r w:rsidR="008B45FE">
      <w:rPr>
        <w:noProof/>
        <w:lang w:val="nl-NL" w:eastAsia="nl-NL"/>
      </w:rPr>
      <w:drawing>
        <wp:anchor distT="0" distB="0" distL="114300" distR="114300" simplePos="0" relativeHeight="251658246" behindDoc="0" locked="0" layoutInCell="1" allowOverlap="1" wp14:anchorId="082EEB83" wp14:editId="2AB550F3">
          <wp:simplePos x="0" y="0"/>
          <wp:positionH relativeFrom="column">
            <wp:posOffset>-439615</wp:posOffset>
          </wp:positionH>
          <wp:positionV relativeFrom="paragraph">
            <wp:posOffset>-240323</wp:posOffset>
          </wp:positionV>
          <wp:extent cx="1381125" cy="542925"/>
          <wp:effectExtent l="0" t="0" r="9525" b="9525"/>
          <wp:wrapThrough wrapText="bothSides">
            <wp:wrapPolygon edited="0">
              <wp:start x="0" y="0"/>
              <wp:lineTo x="0" y="21221"/>
              <wp:lineTo x="21451" y="21221"/>
              <wp:lineTo x="21451" y="0"/>
              <wp:lineTo x="0" y="0"/>
            </wp:wrapPolygon>
          </wp:wrapThrough>
          <wp:docPr id="4" name="Afbeelding 2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20" descr="Logo, company nam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81125" cy="542925"/>
                  </a:xfrm>
                  <a:prstGeom prst="rect">
                    <a:avLst/>
                  </a:prstGeom>
                  <a:noFill/>
                </pic:spPr>
              </pic:pic>
            </a:graphicData>
          </a:graphic>
          <wp14:sizeRelH relativeFrom="page">
            <wp14:pctWidth>0</wp14:pctWidth>
          </wp14:sizeRelH>
          <wp14:sizeRelV relativeFrom="page">
            <wp14:pctHeight>0</wp14:pctHeight>
          </wp14:sizeRelV>
        </wp:anchor>
      </w:drawing>
    </w:r>
    <w:r w:rsidR="004F45E7">
      <w:rPr>
        <w:noProof/>
        <w:lang w:val="nl-NL" w:eastAsia="nl-NL"/>
      </w:rPr>
      <w:drawing>
        <wp:anchor distT="0" distB="0" distL="114300" distR="114300" simplePos="0" relativeHeight="251658243" behindDoc="0" locked="0" layoutInCell="1" allowOverlap="1" wp14:anchorId="64DA6C68" wp14:editId="485897C7">
          <wp:simplePos x="0" y="0"/>
          <wp:positionH relativeFrom="column">
            <wp:posOffset>-439707</wp:posOffset>
          </wp:positionH>
          <wp:positionV relativeFrom="page">
            <wp:posOffset>213995</wp:posOffset>
          </wp:positionV>
          <wp:extent cx="1181100" cy="593725"/>
          <wp:effectExtent l="0" t="0" r="0" b="0"/>
          <wp:wrapThrough wrapText="bothSides">
            <wp:wrapPolygon edited="0">
              <wp:start x="0" y="0"/>
              <wp:lineTo x="0" y="20791"/>
              <wp:lineTo x="21252" y="20791"/>
              <wp:lineTo x="21252"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jn Lesmateriaal Copy right.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181100" cy="593725"/>
                  </a:xfrm>
                  <a:prstGeom prst="rect">
                    <a:avLst/>
                  </a:prstGeom>
                </pic:spPr>
              </pic:pic>
            </a:graphicData>
          </a:graphic>
          <wp14:sizeRelH relativeFrom="margin">
            <wp14:pctWidth>0</wp14:pctWidth>
          </wp14:sizeRelH>
          <wp14:sizeRelV relativeFrom="margin">
            <wp14:pctHeight>0</wp14:pctHeight>
          </wp14:sizeRelV>
        </wp:anchor>
      </w:drawing>
    </w:r>
    <w:r w:rsidR="00DA49D7">
      <w:t xml:space="preserve"> </w:t>
    </w:r>
    <w:r w:rsidR="00DA49D7">
      <w:tab/>
    </w:r>
    <w:r w:rsidR="00DA49D7">
      <w:tab/>
    </w:r>
    <w:r w:rsidR="00DA49D7">
      <w:tab/>
    </w:r>
    <w:r w:rsidR="00DA49D7">
      <w:tab/>
    </w:r>
    <w:r w:rsidR="00DA49D7">
      <w:tab/>
    </w:r>
    <w:r w:rsidR="00DA49D7">
      <w:tab/>
    </w:r>
    <w:r w:rsidR="00DA49D7">
      <w:tab/>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EA8"/>
    <w:multiLevelType w:val="hybridMultilevel"/>
    <w:tmpl w:val="F7D416FC"/>
    <w:lvl w:ilvl="0" w:tplc="AB68660E">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4E56374"/>
    <w:multiLevelType w:val="hybridMultilevel"/>
    <w:tmpl w:val="384E7B90"/>
    <w:lvl w:ilvl="0" w:tplc="0416000F">
      <w:start w:val="1"/>
      <w:numFmt w:val="decimal"/>
      <w:lvlText w:val="%1."/>
      <w:lvlJc w:val="left"/>
      <w:pPr>
        <w:ind w:left="1344" w:hanging="360"/>
      </w:pPr>
    </w:lvl>
    <w:lvl w:ilvl="1" w:tplc="04160019" w:tentative="1">
      <w:start w:val="1"/>
      <w:numFmt w:val="lowerLetter"/>
      <w:lvlText w:val="%2."/>
      <w:lvlJc w:val="left"/>
      <w:pPr>
        <w:ind w:left="2064" w:hanging="360"/>
      </w:pPr>
    </w:lvl>
    <w:lvl w:ilvl="2" w:tplc="0416001B" w:tentative="1">
      <w:start w:val="1"/>
      <w:numFmt w:val="lowerRoman"/>
      <w:lvlText w:val="%3."/>
      <w:lvlJc w:val="right"/>
      <w:pPr>
        <w:ind w:left="2784" w:hanging="180"/>
      </w:pPr>
    </w:lvl>
    <w:lvl w:ilvl="3" w:tplc="0416000F" w:tentative="1">
      <w:start w:val="1"/>
      <w:numFmt w:val="decimal"/>
      <w:lvlText w:val="%4."/>
      <w:lvlJc w:val="left"/>
      <w:pPr>
        <w:ind w:left="3504" w:hanging="360"/>
      </w:pPr>
    </w:lvl>
    <w:lvl w:ilvl="4" w:tplc="04160019" w:tentative="1">
      <w:start w:val="1"/>
      <w:numFmt w:val="lowerLetter"/>
      <w:lvlText w:val="%5."/>
      <w:lvlJc w:val="left"/>
      <w:pPr>
        <w:ind w:left="4224" w:hanging="360"/>
      </w:pPr>
    </w:lvl>
    <w:lvl w:ilvl="5" w:tplc="0416001B" w:tentative="1">
      <w:start w:val="1"/>
      <w:numFmt w:val="lowerRoman"/>
      <w:lvlText w:val="%6."/>
      <w:lvlJc w:val="right"/>
      <w:pPr>
        <w:ind w:left="4944" w:hanging="180"/>
      </w:pPr>
    </w:lvl>
    <w:lvl w:ilvl="6" w:tplc="0416000F" w:tentative="1">
      <w:start w:val="1"/>
      <w:numFmt w:val="decimal"/>
      <w:lvlText w:val="%7."/>
      <w:lvlJc w:val="left"/>
      <w:pPr>
        <w:ind w:left="5664" w:hanging="360"/>
      </w:pPr>
    </w:lvl>
    <w:lvl w:ilvl="7" w:tplc="04160019" w:tentative="1">
      <w:start w:val="1"/>
      <w:numFmt w:val="lowerLetter"/>
      <w:lvlText w:val="%8."/>
      <w:lvlJc w:val="left"/>
      <w:pPr>
        <w:ind w:left="6384" w:hanging="360"/>
      </w:pPr>
    </w:lvl>
    <w:lvl w:ilvl="8" w:tplc="0416001B" w:tentative="1">
      <w:start w:val="1"/>
      <w:numFmt w:val="lowerRoman"/>
      <w:lvlText w:val="%9."/>
      <w:lvlJc w:val="right"/>
      <w:pPr>
        <w:ind w:left="7104" w:hanging="180"/>
      </w:pPr>
    </w:lvl>
  </w:abstractNum>
  <w:abstractNum w:abstractNumId="2" w15:restartNumberingAfterBreak="0">
    <w:nsid w:val="0B0565AC"/>
    <w:multiLevelType w:val="hybridMultilevel"/>
    <w:tmpl w:val="7C24D3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B0285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542B582"/>
    <w:multiLevelType w:val="hybridMultilevel"/>
    <w:tmpl w:val="FFFFFFFF"/>
    <w:lvl w:ilvl="0" w:tplc="736ED8C0">
      <w:start w:val="1"/>
      <w:numFmt w:val="bullet"/>
      <w:lvlText w:val="-"/>
      <w:lvlJc w:val="left"/>
      <w:pPr>
        <w:ind w:left="720" w:hanging="360"/>
      </w:pPr>
      <w:rPr>
        <w:rFonts w:ascii="Aptos" w:hAnsi="Aptos" w:hint="default"/>
      </w:rPr>
    </w:lvl>
    <w:lvl w:ilvl="1" w:tplc="C52CC242">
      <w:start w:val="1"/>
      <w:numFmt w:val="bullet"/>
      <w:lvlText w:val="o"/>
      <w:lvlJc w:val="left"/>
      <w:pPr>
        <w:ind w:left="1440" w:hanging="360"/>
      </w:pPr>
      <w:rPr>
        <w:rFonts w:ascii="Courier New" w:hAnsi="Courier New" w:hint="default"/>
      </w:rPr>
    </w:lvl>
    <w:lvl w:ilvl="2" w:tplc="108669B4">
      <w:start w:val="1"/>
      <w:numFmt w:val="bullet"/>
      <w:lvlText w:val=""/>
      <w:lvlJc w:val="left"/>
      <w:pPr>
        <w:ind w:left="2160" w:hanging="360"/>
      </w:pPr>
      <w:rPr>
        <w:rFonts w:ascii="Wingdings" w:hAnsi="Wingdings" w:hint="default"/>
      </w:rPr>
    </w:lvl>
    <w:lvl w:ilvl="3" w:tplc="A7923462">
      <w:start w:val="1"/>
      <w:numFmt w:val="bullet"/>
      <w:lvlText w:val=""/>
      <w:lvlJc w:val="left"/>
      <w:pPr>
        <w:ind w:left="2880" w:hanging="360"/>
      </w:pPr>
      <w:rPr>
        <w:rFonts w:ascii="Symbol" w:hAnsi="Symbol" w:hint="default"/>
      </w:rPr>
    </w:lvl>
    <w:lvl w:ilvl="4" w:tplc="248205D2">
      <w:start w:val="1"/>
      <w:numFmt w:val="bullet"/>
      <w:lvlText w:val="o"/>
      <w:lvlJc w:val="left"/>
      <w:pPr>
        <w:ind w:left="3600" w:hanging="360"/>
      </w:pPr>
      <w:rPr>
        <w:rFonts w:ascii="Courier New" w:hAnsi="Courier New" w:hint="default"/>
      </w:rPr>
    </w:lvl>
    <w:lvl w:ilvl="5" w:tplc="82BA8518">
      <w:start w:val="1"/>
      <w:numFmt w:val="bullet"/>
      <w:lvlText w:val=""/>
      <w:lvlJc w:val="left"/>
      <w:pPr>
        <w:ind w:left="4320" w:hanging="360"/>
      </w:pPr>
      <w:rPr>
        <w:rFonts w:ascii="Wingdings" w:hAnsi="Wingdings" w:hint="default"/>
      </w:rPr>
    </w:lvl>
    <w:lvl w:ilvl="6" w:tplc="827A0EE8">
      <w:start w:val="1"/>
      <w:numFmt w:val="bullet"/>
      <w:lvlText w:val=""/>
      <w:lvlJc w:val="left"/>
      <w:pPr>
        <w:ind w:left="5040" w:hanging="360"/>
      </w:pPr>
      <w:rPr>
        <w:rFonts w:ascii="Symbol" w:hAnsi="Symbol" w:hint="default"/>
      </w:rPr>
    </w:lvl>
    <w:lvl w:ilvl="7" w:tplc="60D08780">
      <w:start w:val="1"/>
      <w:numFmt w:val="bullet"/>
      <w:lvlText w:val="o"/>
      <w:lvlJc w:val="left"/>
      <w:pPr>
        <w:ind w:left="5760" w:hanging="360"/>
      </w:pPr>
      <w:rPr>
        <w:rFonts w:ascii="Courier New" w:hAnsi="Courier New" w:hint="default"/>
      </w:rPr>
    </w:lvl>
    <w:lvl w:ilvl="8" w:tplc="B62E83D6">
      <w:start w:val="1"/>
      <w:numFmt w:val="bullet"/>
      <w:lvlText w:val=""/>
      <w:lvlJc w:val="left"/>
      <w:pPr>
        <w:ind w:left="6480" w:hanging="360"/>
      </w:pPr>
      <w:rPr>
        <w:rFonts w:ascii="Wingdings" w:hAnsi="Wingdings" w:hint="default"/>
      </w:rPr>
    </w:lvl>
  </w:abstractNum>
  <w:abstractNum w:abstractNumId="5" w15:restartNumberingAfterBreak="0">
    <w:nsid w:val="1DCB2250"/>
    <w:multiLevelType w:val="multilevel"/>
    <w:tmpl w:val="0409001D"/>
    <w:styleLink w:val="Heading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EE72E32"/>
    <w:multiLevelType w:val="hybridMultilevel"/>
    <w:tmpl w:val="F8C66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1D2012"/>
    <w:multiLevelType w:val="hybridMultilevel"/>
    <w:tmpl w:val="1E18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670E7D"/>
    <w:multiLevelType w:val="hybridMultilevel"/>
    <w:tmpl w:val="E4C28DC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58B0EAA"/>
    <w:multiLevelType w:val="hybridMultilevel"/>
    <w:tmpl w:val="75E42290"/>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262504C1"/>
    <w:multiLevelType w:val="hybridMultilevel"/>
    <w:tmpl w:val="48E4D7F2"/>
    <w:lvl w:ilvl="0" w:tplc="04160001">
      <w:start w:val="1"/>
      <w:numFmt w:val="bullet"/>
      <w:lvlText w:val=""/>
      <w:lvlJc w:val="left"/>
      <w:pPr>
        <w:ind w:left="1296" w:hanging="360"/>
      </w:pPr>
      <w:rPr>
        <w:rFonts w:ascii="Symbol" w:hAnsi="Symbol" w:hint="default"/>
      </w:rPr>
    </w:lvl>
    <w:lvl w:ilvl="1" w:tplc="04160003" w:tentative="1">
      <w:start w:val="1"/>
      <w:numFmt w:val="bullet"/>
      <w:lvlText w:val="o"/>
      <w:lvlJc w:val="left"/>
      <w:pPr>
        <w:ind w:left="2016" w:hanging="360"/>
      </w:pPr>
      <w:rPr>
        <w:rFonts w:ascii="Courier New" w:hAnsi="Courier New" w:cs="Courier New" w:hint="default"/>
      </w:rPr>
    </w:lvl>
    <w:lvl w:ilvl="2" w:tplc="04160005" w:tentative="1">
      <w:start w:val="1"/>
      <w:numFmt w:val="bullet"/>
      <w:lvlText w:val=""/>
      <w:lvlJc w:val="left"/>
      <w:pPr>
        <w:ind w:left="2736" w:hanging="360"/>
      </w:pPr>
      <w:rPr>
        <w:rFonts w:ascii="Wingdings" w:hAnsi="Wingdings" w:hint="default"/>
      </w:rPr>
    </w:lvl>
    <w:lvl w:ilvl="3" w:tplc="04160001" w:tentative="1">
      <w:start w:val="1"/>
      <w:numFmt w:val="bullet"/>
      <w:lvlText w:val=""/>
      <w:lvlJc w:val="left"/>
      <w:pPr>
        <w:ind w:left="3456" w:hanging="360"/>
      </w:pPr>
      <w:rPr>
        <w:rFonts w:ascii="Symbol" w:hAnsi="Symbol" w:hint="default"/>
      </w:rPr>
    </w:lvl>
    <w:lvl w:ilvl="4" w:tplc="04160003" w:tentative="1">
      <w:start w:val="1"/>
      <w:numFmt w:val="bullet"/>
      <w:lvlText w:val="o"/>
      <w:lvlJc w:val="left"/>
      <w:pPr>
        <w:ind w:left="4176" w:hanging="360"/>
      </w:pPr>
      <w:rPr>
        <w:rFonts w:ascii="Courier New" w:hAnsi="Courier New" w:cs="Courier New" w:hint="default"/>
      </w:rPr>
    </w:lvl>
    <w:lvl w:ilvl="5" w:tplc="04160005" w:tentative="1">
      <w:start w:val="1"/>
      <w:numFmt w:val="bullet"/>
      <w:lvlText w:val=""/>
      <w:lvlJc w:val="left"/>
      <w:pPr>
        <w:ind w:left="4896" w:hanging="360"/>
      </w:pPr>
      <w:rPr>
        <w:rFonts w:ascii="Wingdings" w:hAnsi="Wingdings" w:hint="default"/>
      </w:rPr>
    </w:lvl>
    <w:lvl w:ilvl="6" w:tplc="04160001" w:tentative="1">
      <w:start w:val="1"/>
      <w:numFmt w:val="bullet"/>
      <w:lvlText w:val=""/>
      <w:lvlJc w:val="left"/>
      <w:pPr>
        <w:ind w:left="5616" w:hanging="360"/>
      </w:pPr>
      <w:rPr>
        <w:rFonts w:ascii="Symbol" w:hAnsi="Symbol" w:hint="default"/>
      </w:rPr>
    </w:lvl>
    <w:lvl w:ilvl="7" w:tplc="04160003" w:tentative="1">
      <w:start w:val="1"/>
      <w:numFmt w:val="bullet"/>
      <w:lvlText w:val="o"/>
      <w:lvlJc w:val="left"/>
      <w:pPr>
        <w:ind w:left="6336" w:hanging="360"/>
      </w:pPr>
      <w:rPr>
        <w:rFonts w:ascii="Courier New" w:hAnsi="Courier New" w:cs="Courier New" w:hint="default"/>
      </w:rPr>
    </w:lvl>
    <w:lvl w:ilvl="8" w:tplc="04160005" w:tentative="1">
      <w:start w:val="1"/>
      <w:numFmt w:val="bullet"/>
      <w:lvlText w:val=""/>
      <w:lvlJc w:val="left"/>
      <w:pPr>
        <w:ind w:left="7056" w:hanging="360"/>
      </w:pPr>
      <w:rPr>
        <w:rFonts w:ascii="Wingdings" w:hAnsi="Wingdings" w:hint="default"/>
      </w:rPr>
    </w:lvl>
  </w:abstractNum>
  <w:abstractNum w:abstractNumId="11" w15:restartNumberingAfterBreak="0">
    <w:nsid w:val="29101791"/>
    <w:multiLevelType w:val="hybridMultilevel"/>
    <w:tmpl w:val="90D48352"/>
    <w:lvl w:ilvl="0" w:tplc="AB68660E">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A942F2F"/>
    <w:multiLevelType w:val="hybridMultilevel"/>
    <w:tmpl w:val="B486F06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303E031D"/>
    <w:multiLevelType w:val="hybridMultilevel"/>
    <w:tmpl w:val="68FCEAF2"/>
    <w:lvl w:ilvl="0" w:tplc="04090013">
      <w:start w:val="1"/>
      <w:numFmt w:val="upp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310B2CF4"/>
    <w:multiLevelType w:val="hybridMultilevel"/>
    <w:tmpl w:val="7D50060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33F9144A"/>
    <w:multiLevelType w:val="hybridMultilevel"/>
    <w:tmpl w:val="A8985C8C"/>
    <w:lvl w:ilvl="0" w:tplc="91F4ABCA">
      <w:start w:val="1"/>
      <w:numFmt w:val="upperLetter"/>
      <w:lvlText w:val="Appendix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06582"/>
    <w:multiLevelType w:val="hybridMultilevel"/>
    <w:tmpl w:val="AE0444CC"/>
    <w:lvl w:ilvl="0" w:tplc="BA1EC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5554A3"/>
    <w:multiLevelType w:val="hybridMultilevel"/>
    <w:tmpl w:val="6540B6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53718B9"/>
    <w:multiLevelType w:val="hybridMultilevel"/>
    <w:tmpl w:val="15443926"/>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9" w15:restartNumberingAfterBreak="0">
    <w:nsid w:val="4BE01545"/>
    <w:multiLevelType w:val="hybridMultilevel"/>
    <w:tmpl w:val="58E83E08"/>
    <w:lvl w:ilvl="0" w:tplc="AB68660E">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F69C2C8"/>
    <w:multiLevelType w:val="hybridMultilevel"/>
    <w:tmpl w:val="FFFFFFFF"/>
    <w:lvl w:ilvl="0" w:tplc="958A53A6">
      <w:start w:val="1"/>
      <w:numFmt w:val="bullet"/>
      <w:lvlText w:val="-"/>
      <w:lvlJc w:val="left"/>
      <w:pPr>
        <w:ind w:left="720" w:hanging="360"/>
      </w:pPr>
      <w:rPr>
        <w:rFonts w:ascii="Aptos" w:hAnsi="Aptos" w:hint="default"/>
      </w:rPr>
    </w:lvl>
    <w:lvl w:ilvl="1" w:tplc="631A6E98">
      <w:start w:val="1"/>
      <w:numFmt w:val="bullet"/>
      <w:lvlText w:val="o"/>
      <w:lvlJc w:val="left"/>
      <w:pPr>
        <w:ind w:left="1440" w:hanging="360"/>
      </w:pPr>
      <w:rPr>
        <w:rFonts w:ascii="Courier New" w:hAnsi="Courier New" w:hint="default"/>
      </w:rPr>
    </w:lvl>
    <w:lvl w:ilvl="2" w:tplc="18E46C9C">
      <w:start w:val="1"/>
      <w:numFmt w:val="bullet"/>
      <w:lvlText w:val=""/>
      <w:lvlJc w:val="left"/>
      <w:pPr>
        <w:ind w:left="2160" w:hanging="360"/>
      </w:pPr>
      <w:rPr>
        <w:rFonts w:ascii="Wingdings" w:hAnsi="Wingdings" w:hint="default"/>
      </w:rPr>
    </w:lvl>
    <w:lvl w:ilvl="3" w:tplc="22DCA8A8">
      <w:start w:val="1"/>
      <w:numFmt w:val="bullet"/>
      <w:lvlText w:val=""/>
      <w:lvlJc w:val="left"/>
      <w:pPr>
        <w:ind w:left="2880" w:hanging="360"/>
      </w:pPr>
      <w:rPr>
        <w:rFonts w:ascii="Symbol" w:hAnsi="Symbol" w:hint="default"/>
      </w:rPr>
    </w:lvl>
    <w:lvl w:ilvl="4" w:tplc="BDA84782">
      <w:start w:val="1"/>
      <w:numFmt w:val="bullet"/>
      <w:lvlText w:val="o"/>
      <w:lvlJc w:val="left"/>
      <w:pPr>
        <w:ind w:left="3600" w:hanging="360"/>
      </w:pPr>
      <w:rPr>
        <w:rFonts w:ascii="Courier New" w:hAnsi="Courier New" w:hint="default"/>
      </w:rPr>
    </w:lvl>
    <w:lvl w:ilvl="5" w:tplc="B312417E">
      <w:start w:val="1"/>
      <w:numFmt w:val="bullet"/>
      <w:lvlText w:val=""/>
      <w:lvlJc w:val="left"/>
      <w:pPr>
        <w:ind w:left="4320" w:hanging="360"/>
      </w:pPr>
      <w:rPr>
        <w:rFonts w:ascii="Wingdings" w:hAnsi="Wingdings" w:hint="default"/>
      </w:rPr>
    </w:lvl>
    <w:lvl w:ilvl="6" w:tplc="E2B262BA">
      <w:start w:val="1"/>
      <w:numFmt w:val="bullet"/>
      <w:lvlText w:val=""/>
      <w:lvlJc w:val="left"/>
      <w:pPr>
        <w:ind w:left="5040" w:hanging="360"/>
      </w:pPr>
      <w:rPr>
        <w:rFonts w:ascii="Symbol" w:hAnsi="Symbol" w:hint="default"/>
      </w:rPr>
    </w:lvl>
    <w:lvl w:ilvl="7" w:tplc="FAF8B4F2">
      <w:start w:val="1"/>
      <w:numFmt w:val="bullet"/>
      <w:lvlText w:val="o"/>
      <w:lvlJc w:val="left"/>
      <w:pPr>
        <w:ind w:left="5760" w:hanging="360"/>
      </w:pPr>
      <w:rPr>
        <w:rFonts w:ascii="Courier New" w:hAnsi="Courier New" w:hint="default"/>
      </w:rPr>
    </w:lvl>
    <w:lvl w:ilvl="8" w:tplc="19C054DA">
      <w:start w:val="1"/>
      <w:numFmt w:val="bullet"/>
      <w:lvlText w:val=""/>
      <w:lvlJc w:val="left"/>
      <w:pPr>
        <w:ind w:left="6480" w:hanging="360"/>
      </w:pPr>
      <w:rPr>
        <w:rFonts w:ascii="Wingdings" w:hAnsi="Wingdings" w:hint="default"/>
      </w:rPr>
    </w:lvl>
  </w:abstractNum>
  <w:abstractNum w:abstractNumId="21" w15:restartNumberingAfterBreak="0">
    <w:nsid w:val="4FB64842"/>
    <w:multiLevelType w:val="hybridMultilevel"/>
    <w:tmpl w:val="F97CA85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0202B17"/>
    <w:multiLevelType w:val="hybridMultilevel"/>
    <w:tmpl w:val="BC6862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5E6114C"/>
    <w:multiLevelType w:val="hybridMultilevel"/>
    <w:tmpl w:val="75825A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5D345ECA"/>
    <w:multiLevelType w:val="hybridMultilevel"/>
    <w:tmpl w:val="6136BA92"/>
    <w:lvl w:ilvl="0" w:tplc="AB68660E">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DEA242A"/>
    <w:multiLevelType w:val="hybridMultilevel"/>
    <w:tmpl w:val="490232EE"/>
    <w:lvl w:ilvl="0" w:tplc="AB68660E">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1575832"/>
    <w:multiLevelType w:val="hybridMultilevel"/>
    <w:tmpl w:val="FFFFFFFF"/>
    <w:lvl w:ilvl="0" w:tplc="A4886626">
      <w:start w:val="1"/>
      <w:numFmt w:val="bullet"/>
      <w:lvlText w:val="-"/>
      <w:lvlJc w:val="left"/>
      <w:pPr>
        <w:ind w:left="720" w:hanging="360"/>
      </w:pPr>
      <w:rPr>
        <w:rFonts w:ascii="Aptos" w:hAnsi="Aptos" w:hint="default"/>
      </w:rPr>
    </w:lvl>
    <w:lvl w:ilvl="1" w:tplc="187A411C">
      <w:start w:val="1"/>
      <w:numFmt w:val="bullet"/>
      <w:lvlText w:val="o"/>
      <w:lvlJc w:val="left"/>
      <w:pPr>
        <w:ind w:left="1440" w:hanging="360"/>
      </w:pPr>
      <w:rPr>
        <w:rFonts w:ascii="Courier New" w:hAnsi="Courier New" w:hint="default"/>
      </w:rPr>
    </w:lvl>
    <w:lvl w:ilvl="2" w:tplc="32C6499C">
      <w:start w:val="1"/>
      <w:numFmt w:val="bullet"/>
      <w:lvlText w:val=""/>
      <w:lvlJc w:val="left"/>
      <w:pPr>
        <w:ind w:left="2160" w:hanging="360"/>
      </w:pPr>
      <w:rPr>
        <w:rFonts w:ascii="Wingdings" w:hAnsi="Wingdings" w:hint="default"/>
      </w:rPr>
    </w:lvl>
    <w:lvl w:ilvl="3" w:tplc="44804100">
      <w:start w:val="1"/>
      <w:numFmt w:val="bullet"/>
      <w:lvlText w:val=""/>
      <w:lvlJc w:val="left"/>
      <w:pPr>
        <w:ind w:left="2880" w:hanging="360"/>
      </w:pPr>
      <w:rPr>
        <w:rFonts w:ascii="Symbol" w:hAnsi="Symbol" w:hint="default"/>
      </w:rPr>
    </w:lvl>
    <w:lvl w:ilvl="4" w:tplc="ED36EF2A">
      <w:start w:val="1"/>
      <w:numFmt w:val="bullet"/>
      <w:lvlText w:val="o"/>
      <w:lvlJc w:val="left"/>
      <w:pPr>
        <w:ind w:left="3600" w:hanging="360"/>
      </w:pPr>
      <w:rPr>
        <w:rFonts w:ascii="Courier New" w:hAnsi="Courier New" w:hint="default"/>
      </w:rPr>
    </w:lvl>
    <w:lvl w:ilvl="5" w:tplc="B58EB51C">
      <w:start w:val="1"/>
      <w:numFmt w:val="bullet"/>
      <w:lvlText w:val=""/>
      <w:lvlJc w:val="left"/>
      <w:pPr>
        <w:ind w:left="4320" w:hanging="360"/>
      </w:pPr>
      <w:rPr>
        <w:rFonts w:ascii="Wingdings" w:hAnsi="Wingdings" w:hint="default"/>
      </w:rPr>
    </w:lvl>
    <w:lvl w:ilvl="6" w:tplc="902E9D82">
      <w:start w:val="1"/>
      <w:numFmt w:val="bullet"/>
      <w:lvlText w:val=""/>
      <w:lvlJc w:val="left"/>
      <w:pPr>
        <w:ind w:left="5040" w:hanging="360"/>
      </w:pPr>
      <w:rPr>
        <w:rFonts w:ascii="Symbol" w:hAnsi="Symbol" w:hint="default"/>
      </w:rPr>
    </w:lvl>
    <w:lvl w:ilvl="7" w:tplc="1D127DC2">
      <w:start w:val="1"/>
      <w:numFmt w:val="bullet"/>
      <w:lvlText w:val="o"/>
      <w:lvlJc w:val="left"/>
      <w:pPr>
        <w:ind w:left="5760" w:hanging="360"/>
      </w:pPr>
      <w:rPr>
        <w:rFonts w:ascii="Courier New" w:hAnsi="Courier New" w:hint="default"/>
      </w:rPr>
    </w:lvl>
    <w:lvl w:ilvl="8" w:tplc="F3942654">
      <w:start w:val="1"/>
      <w:numFmt w:val="bullet"/>
      <w:lvlText w:val=""/>
      <w:lvlJc w:val="left"/>
      <w:pPr>
        <w:ind w:left="6480" w:hanging="360"/>
      </w:pPr>
      <w:rPr>
        <w:rFonts w:ascii="Wingdings" w:hAnsi="Wingdings" w:hint="default"/>
      </w:rPr>
    </w:lvl>
  </w:abstractNum>
  <w:abstractNum w:abstractNumId="27" w15:restartNumberingAfterBreak="0">
    <w:nsid w:val="621F7CA6"/>
    <w:multiLevelType w:val="hybridMultilevel"/>
    <w:tmpl w:val="7F7EAA40"/>
    <w:lvl w:ilvl="0" w:tplc="AB68660E">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41C5BD8"/>
    <w:multiLevelType w:val="hybridMultilevel"/>
    <w:tmpl w:val="81A8A538"/>
    <w:lvl w:ilvl="0" w:tplc="AB68660E">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58A33FF"/>
    <w:multiLevelType w:val="hybridMultilevel"/>
    <w:tmpl w:val="32460090"/>
    <w:lvl w:ilvl="0" w:tplc="91F4ABCA">
      <w:start w:val="1"/>
      <w:numFmt w:val="upperLetter"/>
      <w:lvlText w:val="Appendix %1"/>
      <w:lvlJc w:val="right"/>
      <w:pPr>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6678804"/>
    <w:multiLevelType w:val="hybridMultilevel"/>
    <w:tmpl w:val="FFFFFFFF"/>
    <w:lvl w:ilvl="0" w:tplc="B7943188">
      <w:start w:val="1"/>
      <w:numFmt w:val="bullet"/>
      <w:lvlText w:val="-"/>
      <w:lvlJc w:val="left"/>
      <w:pPr>
        <w:ind w:left="720" w:hanging="360"/>
      </w:pPr>
      <w:rPr>
        <w:rFonts w:ascii="Aptos" w:hAnsi="Aptos" w:hint="default"/>
      </w:rPr>
    </w:lvl>
    <w:lvl w:ilvl="1" w:tplc="7624A608">
      <w:start w:val="1"/>
      <w:numFmt w:val="bullet"/>
      <w:lvlText w:val="o"/>
      <w:lvlJc w:val="left"/>
      <w:pPr>
        <w:ind w:left="1440" w:hanging="360"/>
      </w:pPr>
      <w:rPr>
        <w:rFonts w:ascii="Courier New" w:hAnsi="Courier New" w:hint="default"/>
      </w:rPr>
    </w:lvl>
    <w:lvl w:ilvl="2" w:tplc="1964612C">
      <w:start w:val="1"/>
      <w:numFmt w:val="bullet"/>
      <w:lvlText w:val=""/>
      <w:lvlJc w:val="left"/>
      <w:pPr>
        <w:ind w:left="2160" w:hanging="360"/>
      </w:pPr>
      <w:rPr>
        <w:rFonts w:ascii="Wingdings" w:hAnsi="Wingdings" w:hint="default"/>
      </w:rPr>
    </w:lvl>
    <w:lvl w:ilvl="3" w:tplc="372C1CD2">
      <w:start w:val="1"/>
      <w:numFmt w:val="bullet"/>
      <w:lvlText w:val=""/>
      <w:lvlJc w:val="left"/>
      <w:pPr>
        <w:ind w:left="2880" w:hanging="360"/>
      </w:pPr>
      <w:rPr>
        <w:rFonts w:ascii="Symbol" w:hAnsi="Symbol" w:hint="default"/>
      </w:rPr>
    </w:lvl>
    <w:lvl w:ilvl="4" w:tplc="0F243AEE">
      <w:start w:val="1"/>
      <w:numFmt w:val="bullet"/>
      <w:lvlText w:val="o"/>
      <w:lvlJc w:val="left"/>
      <w:pPr>
        <w:ind w:left="3600" w:hanging="360"/>
      </w:pPr>
      <w:rPr>
        <w:rFonts w:ascii="Courier New" w:hAnsi="Courier New" w:hint="default"/>
      </w:rPr>
    </w:lvl>
    <w:lvl w:ilvl="5" w:tplc="4D869F1A">
      <w:start w:val="1"/>
      <w:numFmt w:val="bullet"/>
      <w:lvlText w:val=""/>
      <w:lvlJc w:val="left"/>
      <w:pPr>
        <w:ind w:left="4320" w:hanging="360"/>
      </w:pPr>
      <w:rPr>
        <w:rFonts w:ascii="Wingdings" w:hAnsi="Wingdings" w:hint="default"/>
      </w:rPr>
    </w:lvl>
    <w:lvl w:ilvl="6" w:tplc="2EB8A738">
      <w:start w:val="1"/>
      <w:numFmt w:val="bullet"/>
      <w:lvlText w:val=""/>
      <w:lvlJc w:val="left"/>
      <w:pPr>
        <w:ind w:left="5040" w:hanging="360"/>
      </w:pPr>
      <w:rPr>
        <w:rFonts w:ascii="Symbol" w:hAnsi="Symbol" w:hint="default"/>
      </w:rPr>
    </w:lvl>
    <w:lvl w:ilvl="7" w:tplc="BBCE55FA">
      <w:start w:val="1"/>
      <w:numFmt w:val="bullet"/>
      <w:lvlText w:val="o"/>
      <w:lvlJc w:val="left"/>
      <w:pPr>
        <w:ind w:left="5760" w:hanging="360"/>
      </w:pPr>
      <w:rPr>
        <w:rFonts w:ascii="Courier New" w:hAnsi="Courier New" w:hint="default"/>
      </w:rPr>
    </w:lvl>
    <w:lvl w:ilvl="8" w:tplc="C2B8991E">
      <w:start w:val="1"/>
      <w:numFmt w:val="bullet"/>
      <w:lvlText w:val=""/>
      <w:lvlJc w:val="left"/>
      <w:pPr>
        <w:ind w:left="6480" w:hanging="360"/>
      </w:pPr>
      <w:rPr>
        <w:rFonts w:ascii="Wingdings" w:hAnsi="Wingdings" w:hint="default"/>
      </w:rPr>
    </w:lvl>
  </w:abstractNum>
  <w:abstractNum w:abstractNumId="31" w15:restartNumberingAfterBreak="0">
    <w:nsid w:val="674E6290"/>
    <w:multiLevelType w:val="hybridMultilevel"/>
    <w:tmpl w:val="0650AC78"/>
    <w:lvl w:ilvl="0" w:tplc="AB68660E">
      <w:numFmt w:val="bullet"/>
      <w:lvlText w:val="-"/>
      <w:lvlJc w:val="left"/>
      <w:pPr>
        <w:ind w:left="36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81C34CB"/>
    <w:multiLevelType w:val="hybridMultilevel"/>
    <w:tmpl w:val="27EE465C"/>
    <w:lvl w:ilvl="0" w:tplc="04160001">
      <w:start w:val="1"/>
      <w:numFmt w:val="bullet"/>
      <w:lvlText w:val=""/>
      <w:lvlJc w:val="left"/>
      <w:pPr>
        <w:ind w:left="1344" w:hanging="360"/>
      </w:pPr>
      <w:rPr>
        <w:rFonts w:ascii="Symbol" w:hAnsi="Symbol" w:hint="default"/>
      </w:rPr>
    </w:lvl>
    <w:lvl w:ilvl="1" w:tplc="04160003" w:tentative="1">
      <w:start w:val="1"/>
      <w:numFmt w:val="bullet"/>
      <w:lvlText w:val="o"/>
      <w:lvlJc w:val="left"/>
      <w:pPr>
        <w:ind w:left="2064" w:hanging="360"/>
      </w:pPr>
      <w:rPr>
        <w:rFonts w:ascii="Courier New" w:hAnsi="Courier New" w:cs="Courier New" w:hint="default"/>
      </w:rPr>
    </w:lvl>
    <w:lvl w:ilvl="2" w:tplc="04160005" w:tentative="1">
      <w:start w:val="1"/>
      <w:numFmt w:val="bullet"/>
      <w:lvlText w:val=""/>
      <w:lvlJc w:val="left"/>
      <w:pPr>
        <w:ind w:left="2784" w:hanging="360"/>
      </w:pPr>
      <w:rPr>
        <w:rFonts w:ascii="Wingdings" w:hAnsi="Wingdings" w:hint="default"/>
      </w:rPr>
    </w:lvl>
    <w:lvl w:ilvl="3" w:tplc="04160001" w:tentative="1">
      <w:start w:val="1"/>
      <w:numFmt w:val="bullet"/>
      <w:lvlText w:val=""/>
      <w:lvlJc w:val="left"/>
      <w:pPr>
        <w:ind w:left="3504" w:hanging="360"/>
      </w:pPr>
      <w:rPr>
        <w:rFonts w:ascii="Symbol" w:hAnsi="Symbol" w:hint="default"/>
      </w:rPr>
    </w:lvl>
    <w:lvl w:ilvl="4" w:tplc="04160003" w:tentative="1">
      <w:start w:val="1"/>
      <w:numFmt w:val="bullet"/>
      <w:lvlText w:val="o"/>
      <w:lvlJc w:val="left"/>
      <w:pPr>
        <w:ind w:left="4224" w:hanging="360"/>
      </w:pPr>
      <w:rPr>
        <w:rFonts w:ascii="Courier New" w:hAnsi="Courier New" w:cs="Courier New" w:hint="default"/>
      </w:rPr>
    </w:lvl>
    <w:lvl w:ilvl="5" w:tplc="04160005" w:tentative="1">
      <w:start w:val="1"/>
      <w:numFmt w:val="bullet"/>
      <w:lvlText w:val=""/>
      <w:lvlJc w:val="left"/>
      <w:pPr>
        <w:ind w:left="4944" w:hanging="360"/>
      </w:pPr>
      <w:rPr>
        <w:rFonts w:ascii="Wingdings" w:hAnsi="Wingdings" w:hint="default"/>
      </w:rPr>
    </w:lvl>
    <w:lvl w:ilvl="6" w:tplc="04160001" w:tentative="1">
      <w:start w:val="1"/>
      <w:numFmt w:val="bullet"/>
      <w:lvlText w:val=""/>
      <w:lvlJc w:val="left"/>
      <w:pPr>
        <w:ind w:left="5664" w:hanging="360"/>
      </w:pPr>
      <w:rPr>
        <w:rFonts w:ascii="Symbol" w:hAnsi="Symbol" w:hint="default"/>
      </w:rPr>
    </w:lvl>
    <w:lvl w:ilvl="7" w:tplc="04160003" w:tentative="1">
      <w:start w:val="1"/>
      <w:numFmt w:val="bullet"/>
      <w:lvlText w:val="o"/>
      <w:lvlJc w:val="left"/>
      <w:pPr>
        <w:ind w:left="6384" w:hanging="360"/>
      </w:pPr>
      <w:rPr>
        <w:rFonts w:ascii="Courier New" w:hAnsi="Courier New" w:cs="Courier New" w:hint="default"/>
      </w:rPr>
    </w:lvl>
    <w:lvl w:ilvl="8" w:tplc="04160005" w:tentative="1">
      <w:start w:val="1"/>
      <w:numFmt w:val="bullet"/>
      <w:lvlText w:val=""/>
      <w:lvlJc w:val="left"/>
      <w:pPr>
        <w:ind w:left="7104" w:hanging="360"/>
      </w:pPr>
      <w:rPr>
        <w:rFonts w:ascii="Wingdings" w:hAnsi="Wingdings" w:hint="default"/>
      </w:rPr>
    </w:lvl>
  </w:abstractNum>
  <w:abstractNum w:abstractNumId="33" w15:restartNumberingAfterBreak="0">
    <w:nsid w:val="699A778E"/>
    <w:multiLevelType w:val="hybridMultilevel"/>
    <w:tmpl w:val="32460090"/>
    <w:lvl w:ilvl="0" w:tplc="91F4ABCA">
      <w:start w:val="1"/>
      <w:numFmt w:val="upperLetter"/>
      <w:lvlText w:val="Appendix %1"/>
      <w:lvlJc w:val="right"/>
      <w:pPr>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C221D36"/>
    <w:multiLevelType w:val="hybridMultilevel"/>
    <w:tmpl w:val="CE10DE78"/>
    <w:lvl w:ilvl="0" w:tplc="AB68660E">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F6411E3"/>
    <w:multiLevelType w:val="hybridMultilevel"/>
    <w:tmpl w:val="68FCEAF2"/>
    <w:lvl w:ilvl="0" w:tplc="FFFFFFFF">
      <w:start w:val="1"/>
      <w:numFmt w:val="upperRoman"/>
      <w:lvlText w:val="%1."/>
      <w:lvlJc w:val="righ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6" w15:restartNumberingAfterBreak="0">
    <w:nsid w:val="6FFE38A2"/>
    <w:multiLevelType w:val="hybridMultilevel"/>
    <w:tmpl w:val="A0D474BC"/>
    <w:lvl w:ilvl="0" w:tplc="AB68660E">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089022B"/>
    <w:multiLevelType w:val="hybridMultilevel"/>
    <w:tmpl w:val="384E7B90"/>
    <w:lvl w:ilvl="0" w:tplc="FFFFFFFF">
      <w:start w:val="1"/>
      <w:numFmt w:val="decimal"/>
      <w:lvlText w:val="%1."/>
      <w:lvlJc w:val="left"/>
      <w:pPr>
        <w:ind w:left="1344" w:hanging="360"/>
      </w:pPr>
    </w:lvl>
    <w:lvl w:ilvl="1" w:tplc="FFFFFFFF">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38" w15:restartNumberingAfterBreak="0">
    <w:nsid w:val="72044CF7"/>
    <w:multiLevelType w:val="hybridMultilevel"/>
    <w:tmpl w:val="FFFFFFFF"/>
    <w:lvl w:ilvl="0" w:tplc="859AF720">
      <w:start w:val="1"/>
      <w:numFmt w:val="bullet"/>
      <w:lvlText w:val="-"/>
      <w:lvlJc w:val="left"/>
      <w:pPr>
        <w:ind w:left="720" w:hanging="360"/>
      </w:pPr>
      <w:rPr>
        <w:rFonts w:ascii="Aptos" w:hAnsi="Aptos" w:hint="default"/>
      </w:rPr>
    </w:lvl>
    <w:lvl w:ilvl="1" w:tplc="1A5EE87A">
      <w:start w:val="1"/>
      <w:numFmt w:val="bullet"/>
      <w:lvlText w:val="o"/>
      <w:lvlJc w:val="left"/>
      <w:pPr>
        <w:ind w:left="1440" w:hanging="360"/>
      </w:pPr>
      <w:rPr>
        <w:rFonts w:ascii="Courier New" w:hAnsi="Courier New" w:hint="default"/>
      </w:rPr>
    </w:lvl>
    <w:lvl w:ilvl="2" w:tplc="43B86FB0">
      <w:start w:val="1"/>
      <w:numFmt w:val="bullet"/>
      <w:lvlText w:val=""/>
      <w:lvlJc w:val="left"/>
      <w:pPr>
        <w:ind w:left="2160" w:hanging="360"/>
      </w:pPr>
      <w:rPr>
        <w:rFonts w:ascii="Wingdings" w:hAnsi="Wingdings" w:hint="default"/>
      </w:rPr>
    </w:lvl>
    <w:lvl w:ilvl="3" w:tplc="43A68784">
      <w:start w:val="1"/>
      <w:numFmt w:val="bullet"/>
      <w:lvlText w:val=""/>
      <w:lvlJc w:val="left"/>
      <w:pPr>
        <w:ind w:left="2880" w:hanging="360"/>
      </w:pPr>
      <w:rPr>
        <w:rFonts w:ascii="Symbol" w:hAnsi="Symbol" w:hint="default"/>
      </w:rPr>
    </w:lvl>
    <w:lvl w:ilvl="4" w:tplc="33C472A8">
      <w:start w:val="1"/>
      <w:numFmt w:val="bullet"/>
      <w:lvlText w:val="o"/>
      <w:lvlJc w:val="left"/>
      <w:pPr>
        <w:ind w:left="3600" w:hanging="360"/>
      </w:pPr>
      <w:rPr>
        <w:rFonts w:ascii="Courier New" w:hAnsi="Courier New" w:hint="default"/>
      </w:rPr>
    </w:lvl>
    <w:lvl w:ilvl="5" w:tplc="1C100DCE">
      <w:start w:val="1"/>
      <w:numFmt w:val="bullet"/>
      <w:lvlText w:val=""/>
      <w:lvlJc w:val="left"/>
      <w:pPr>
        <w:ind w:left="4320" w:hanging="360"/>
      </w:pPr>
      <w:rPr>
        <w:rFonts w:ascii="Wingdings" w:hAnsi="Wingdings" w:hint="default"/>
      </w:rPr>
    </w:lvl>
    <w:lvl w:ilvl="6" w:tplc="EF4CD4E8">
      <w:start w:val="1"/>
      <w:numFmt w:val="bullet"/>
      <w:lvlText w:val=""/>
      <w:lvlJc w:val="left"/>
      <w:pPr>
        <w:ind w:left="5040" w:hanging="360"/>
      </w:pPr>
      <w:rPr>
        <w:rFonts w:ascii="Symbol" w:hAnsi="Symbol" w:hint="default"/>
      </w:rPr>
    </w:lvl>
    <w:lvl w:ilvl="7" w:tplc="5622DC34">
      <w:start w:val="1"/>
      <w:numFmt w:val="bullet"/>
      <w:lvlText w:val="o"/>
      <w:lvlJc w:val="left"/>
      <w:pPr>
        <w:ind w:left="5760" w:hanging="360"/>
      </w:pPr>
      <w:rPr>
        <w:rFonts w:ascii="Courier New" w:hAnsi="Courier New" w:hint="default"/>
      </w:rPr>
    </w:lvl>
    <w:lvl w:ilvl="8" w:tplc="350EE8E8">
      <w:start w:val="1"/>
      <w:numFmt w:val="bullet"/>
      <w:lvlText w:val=""/>
      <w:lvlJc w:val="left"/>
      <w:pPr>
        <w:ind w:left="6480" w:hanging="360"/>
      </w:pPr>
      <w:rPr>
        <w:rFonts w:ascii="Wingdings" w:hAnsi="Wingdings" w:hint="default"/>
      </w:rPr>
    </w:lvl>
  </w:abstractNum>
  <w:abstractNum w:abstractNumId="39" w15:restartNumberingAfterBreak="0">
    <w:nsid w:val="721900D9"/>
    <w:multiLevelType w:val="hybridMultilevel"/>
    <w:tmpl w:val="7D22FC7E"/>
    <w:lvl w:ilvl="0" w:tplc="AB68660E">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2B85961"/>
    <w:multiLevelType w:val="hybridMultilevel"/>
    <w:tmpl w:val="BD1A458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6F57731"/>
    <w:multiLevelType w:val="hybridMultilevel"/>
    <w:tmpl w:val="ACC8FC5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7AA42838"/>
    <w:multiLevelType w:val="hybridMultilevel"/>
    <w:tmpl w:val="6BC01F4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3" w15:restartNumberingAfterBreak="0">
    <w:nsid w:val="7B943DB1"/>
    <w:multiLevelType w:val="hybridMultilevel"/>
    <w:tmpl w:val="DD22EE1A"/>
    <w:lvl w:ilvl="0" w:tplc="04160001">
      <w:start w:val="1"/>
      <w:numFmt w:val="bullet"/>
      <w:lvlText w:val=""/>
      <w:lvlJc w:val="left"/>
      <w:pPr>
        <w:ind w:left="1296" w:hanging="360"/>
      </w:pPr>
      <w:rPr>
        <w:rFonts w:ascii="Symbol" w:hAnsi="Symbol" w:hint="default"/>
      </w:rPr>
    </w:lvl>
    <w:lvl w:ilvl="1" w:tplc="04160003" w:tentative="1">
      <w:start w:val="1"/>
      <w:numFmt w:val="bullet"/>
      <w:lvlText w:val="o"/>
      <w:lvlJc w:val="left"/>
      <w:pPr>
        <w:ind w:left="2016" w:hanging="360"/>
      </w:pPr>
      <w:rPr>
        <w:rFonts w:ascii="Courier New" w:hAnsi="Courier New" w:cs="Courier New" w:hint="default"/>
      </w:rPr>
    </w:lvl>
    <w:lvl w:ilvl="2" w:tplc="04160005" w:tentative="1">
      <w:start w:val="1"/>
      <w:numFmt w:val="bullet"/>
      <w:lvlText w:val=""/>
      <w:lvlJc w:val="left"/>
      <w:pPr>
        <w:ind w:left="2736" w:hanging="360"/>
      </w:pPr>
      <w:rPr>
        <w:rFonts w:ascii="Wingdings" w:hAnsi="Wingdings" w:hint="default"/>
      </w:rPr>
    </w:lvl>
    <w:lvl w:ilvl="3" w:tplc="04160001" w:tentative="1">
      <w:start w:val="1"/>
      <w:numFmt w:val="bullet"/>
      <w:lvlText w:val=""/>
      <w:lvlJc w:val="left"/>
      <w:pPr>
        <w:ind w:left="3456" w:hanging="360"/>
      </w:pPr>
      <w:rPr>
        <w:rFonts w:ascii="Symbol" w:hAnsi="Symbol" w:hint="default"/>
      </w:rPr>
    </w:lvl>
    <w:lvl w:ilvl="4" w:tplc="04160003" w:tentative="1">
      <w:start w:val="1"/>
      <w:numFmt w:val="bullet"/>
      <w:lvlText w:val="o"/>
      <w:lvlJc w:val="left"/>
      <w:pPr>
        <w:ind w:left="4176" w:hanging="360"/>
      </w:pPr>
      <w:rPr>
        <w:rFonts w:ascii="Courier New" w:hAnsi="Courier New" w:cs="Courier New" w:hint="default"/>
      </w:rPr>
    </w:lvl>
    <w:lvl w:ilvl="5" w:tplc="04160005" w:tentative="1">
      <w:start w:val="1"/>
      <w:numFmt w:val="bullet"/>
      <w:lvlText w:val=""/>
      <w:lvlJc w:val="left"/>
      <w:pPr>
        <w:ind w:left="4896" w:hanging="360"/>
      </w:pPr>
      <w:rPr>
        <w:rFonts w:ascii="Wingdings" w:hAnsi="Wingdings" w:hint="default"/>
      </w:rPr>
    </w:lvl>
    <w:lvl w:ilvl="6" w:tplc="04160001" w:tentative="1">
      <w:start w:val="1"/>
      <w:numFmt w:val="bullet"/>
      <w:lvlText w:val=""/>
      <w:lvlJc w:val="left"/>
      <w:pPr>
        <w:ind w:left="5616" w:hanging="360"/>
      </w:pPr>
      <w:rPr>
        <w:rFonts w:ascii="Symbol" w:hAnsi="Symbol" w:hint="default"/>
      </w:rPr>
    </w:lvl>
    <w:lvl w:ilvl="7" w:tplc="04160003" w:tentative="1">
      <w:start w:val="1"/>
      <w:numFmt w:val="bullet"/>
      <w:lvlText w:val="o"/>
      <w:lvlJc w:val="left"/>
      <w:pPr>
        <w:ind w:left="6336" w:hanging="360"/>
      </w:pPr>
      <w:rPr>
        <w:rFonts w:ascii="Courier New" w:hAnsi="Courier New" w:cs="Courier New" w:hint="default"/>
      </w:rPr>
    </w:lvl>
    <w:lvl w:ilvl="8" w:tplc="04160005" w:tentative="1">
      <w:start w:val="1"/>
      <w:numFmt w:val="bullet"/>
      <w:lvlText w:val=""/>
      <w:lvlJc w:val="left"/>
      <w:pPr>
        <w:ind w:left="7056" w:hanging="360"/>
      </w:pPr>
      <w:rPr>
        <w:rFonts w:ascii="Wingdings" w:hAnsi="Wingdings" w:hint="default"/>
      </w:rPr>
    </w:lvl>
  </w:abstractNum>
  <w:abstractNum w:abstractNumId="44" w15:restartNumberingAfterBreak="0">
    <w:nsid w:val="7EFF44EB"/>
    <w:multiLevelType w:val="hybridMultilevel"/>
    <w:tmpl w:val="6B7A9B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35756295">
    <w:abstractNumId w:val="16"/>
  </w:num>
  <w:num w:numId="2" w16cid:durableId="197932458">
    <w:abstractNumId w:val="13"/>
  </w:num>
  <w:num w:numId="3" w16cid:durableId="50927032">
    <w:abstractNumId w:val="29"/>
  </w:num>
  <w:num w:numId="4" w16cid:durableId="1720472959">
    <w:abstractNumId w:val="29"/>
    <w:lvlOverride w:ilvl="0">
      <w:startOverride w:val="1"/>
    </w:lvlOverride>
  </w:num>
  <w:num w:numId="5" w16cid:durableId="90854790">
    <w:abstractNumId w:val="29"/>
    <w:lvlOverride w:ilvl="0">
      <w:startOverride w:val="1"/>
    </w:lvlOverride>
  </w:num>
  <w:num w:numId="6" w16cid:durableId="1635405875">
    <w:abstractNumId w:val="29"/>
    <w:lvlOverride w:ilvl="0">
      <w:startOverride w:val="1"/>
    </w:lvlOverride>
  </w:num>
  <w:num w:numId="7" w16cid:durableId="1968974807">
    <w:abstractNumId w:val="29"/>
  </w:num>
  <w:num w:numId="8" w16cid:durableId="1697853611">
    <w:abstractNumId w:val="15"/>
  </w:num>
  <w:num w:numId="9" w16cid:durableId="380788338">
    <w:abstractNumId w:val="33"/>
  </w:num>
  <w:num w:numId="10" w16cid:durableId="1028868427">
    <w:abstractNumId w:val="7"/>
  </w:num>
  <w:num w:numId="11" w16cid:durableId="1084492430">
    <w:abstractNumId w:val="5"/>
  </w:num>
  <w:num w:numId="12" w16cid:durableId="807936231">
    <w:abstractNumId w:val="3"/>
  </w:num>
  <w:num w:numId="13" w16cid:durableId="1784034652">
    <w:abstractNumId w:val="34"/>
  </w:num>
  <w:num w:numId="14" w16cid:durableId="2084133807">
    <w:abstractNumId w:val="25"/>
  </w:num>
  <w:num w:numId="15" w16cid:durableId="737900074">
    <w:abstractNumId w:val="11"/>
  </w:num>
  <w:num w:numId="16" w16cid:durableId="1971857220">
    <w:abstractNumId w:val="36"/>
  </w:num>
  <w:num w:numId="17" w16cid:durableId="1231888569">
    <w:abstractNumId w:val="6"/>
  </w:num>
  <w:num w:numId="18" w16cid:durableId="1546523919">
    <w:abstractNumId w:val="28"/>
  </w:num>
  <w:num w:numId="19" w16cid:durableId="556864893">
    <w:abstractNumId w:val="24"/>
  </w:num>
  <w:num w:numId="20" w16cid:durableId="1961841067">
    <w:abstractNumId w:val="31"/>
  </w:num>
  <w:num w:numId="21" w16cid:durableId="1060517696">
    <w:abstractNumId w:val="19"/>
  </w:num>
  <w:num w:numId="22" w16cid:durableId="1771587534">
    <w:abstractNumId w:val="27"/>
  </w:num>
  <w:num w:numId="23" w16cid:durableId="1578977059">
    <w:abstractNumId w:val="0"/>
  </w:num>
  <w:num w:numId="24" w16cid:durableId="296034304">
    <w:abstractNumId w:val="39"/>
  </w:num>
  <w:num w:numId="25" w16cid:durableId="1478956619">
    <w:abstractNumId w:val="35"/>
  </w:num>
  <w:num w:numId="26" w16cid:durableId="1439521190">
    <w:abstractNumId w:val="40"/>
  </w:num>
  <w:num w:numId="27" w16cid:durableId="293296581">
    <w:abstractNumId w:val="20"/>
  </w:num>
  <w:num w:numId="28" w16cid:durableId="620263535">
    <w:abstractNumId w:val="30"/>
  </w:num>
  <w:num w:numId="29" w16cid:durableId="1834563875">
    <w:abstractNumId w:val="38"/>
  </w:num>
  <w:num w:numId="30" w16cid:durableId="1627664019">
    <w:abstractNumId w:val="43"/>
  </w:num>
  <w:num w:numId="31" w16cid:durableId="1228801584">
    <w:abstractNumId w:val="1"/>
  </w:num>
  <w:num w:numId="32" w16cid:durableId="1068461774">
    <w:abstractNumId w:val="26"/>
  </w:num>
  <w:num w:numId="33" w16cid:durableId="1005790453">
    <w:abstractNumId w:val="4"/>
  </w:num>
  <w:num w:numId="34" w16cid:durableId="1334798600">
    <w:abstractNumId w:val="37"/>
  </w:num>
  <w:num w:numId="35" w16cid:durableId="1110051509">
    <w:abstractNumId w:val="42"/>
  </w:num>
  <w:num w:numId="36" w16cid:durableId="1782995097">
    <w:abstractNumId w:val="12"/>
  </w:num>
  <w:num w:numId="37" w16cid:durableId="359480668">
    <w:abstractNumId w:val="18"/>
  </w:num>
  <w:num w:numId="38" w16cid:durableId="761219124">
    <w:abstractNumId w:val="9"/>
  </w:num>
  <w:num w:numId="39" w16cid:durableId="670722599">
    <w:abstractNumId w:val="10"/>
  </w:num>
  <w:num w:numId="40" w16cid:durableId="367339848">
    <w:abstractNumId w:val="32"/>
  </w:num>
  <w:num w:numId="41" w16cid:durableId="1892034780">
    <w:abstractNumId w:val="14"/>
  </w:num>
  <w:num w:numId="42" w16cid:durableId="432553707">
    <w:abstractNumId w:val="41"/>
  </w:num>
  <w:num w:numId="43" w16cid:durableId="1576623823">
    <w:abstractNumId w:val="21"/>
  </w:num>
  <w:num w:numId="44" w16cid:durableId="1078749219">
    <w:abstractNumId w:val="23"/>
  </w:num>
  <w:num w:numId="45" w16cid:durableId="450589777">
    <w:abstractNumId w:val="8"/>
  </w:num>
  <w:num w:numId="46" w16cid:durableId="1345017304">
    <w:abstractNumId w:val="44"/>
  </w:num>
  <w:num w:numId="47" w16cid:durableId="397703558">
    <w:abstractNumId w:val="22"/>
  </w:num>
  <w:num w:numId="48" w16cid:durableId="1847550446">
    <w:abstractNumId w:val="17"/>
  </w:num>
  <w:num w:numId="49" w16cid:durableId="1314023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8DF"/>
    <w:rsid w:val="00000FC0"/>
    <w:rsid w:val="000014F7"/>
    <w:rsid w:val="000017B8"/>
    <w:rsid w:val="00001D11"/>
    <w:rsid w:val="00002A9A"/>
    <w:rsid w:val="00002F2B"/>
    <w:rsid w:val="000030A4"/>
    <w:rsid w:val="00003C36"/>
    <w:rsid w:val="00007012"/>
    <w:rsid w:val="00007A2D"/>
    <w:rsid w:val="00007B83"/>
    <w:rsid w:val="00010157"/>
    <w:rsid w:val="00010715"/>
    <w:rsid w:val="00010EE0"/>
    <w:rsid w:val="000112F5"/>
    <w:rsid w:val="000117F8"/>
    <w:rsid w:val="00013125"/>
    <w:rsid w:val="0001369F"/>
    <w:rsid w:val="00013CAA"/>
    <w:rsid w:val="00015FCC"/>
    <w:rsid w:val="00016090"/>
    <w:rsid w:val="0001669D"/>
    <w:rsid w:val="00016EF7"/>
    <w:rsid w:val="00017378"/>
    <w:rsid w:val="000176F4"/>
    <w:rsid w:val="00020012"/>
    <w:rsid w:val="000202BC"/>
    <w:rsid w:val="000204C6"/>
    <w:rsid w:val="00023303"/>
    <w:rsid w:val="000236E1"/>
    <w:rsid w:val="00023EC4"/>
    <w:rsid w:val="000243EF"/>
    <w:rsid w:val="000249E1"/>
    <w:rsid w:val="00024BF5"/>
    <w:rsid w:val="000269AA"/>
    <w:rsid w:val="00026EAB"/>
    <w:rsid w:val="00026F29"/>
    <w:rsid w:val="000270DD"/>
    <w:rsid w:val="000277B1"/>
    <w:rsid w:val="00027A09"/>
    <w:rsid w:val="00027DB6"/>
    <w:rsid w:val="00030212"/>
    <w:rsid w:val="000302AF"/>
    <w:rsid w:val="000310EF"/>
    <w:rsid w:val="00031522"/>
    <w:rsid w:val="00031763"/>
    <w:rsid w:val="00032236"/>
    <w:rsid w:val="000329F2"/>
    <w:rsid w:val="00032F2D"/>
    <w:rsid w:val="00033A1F"/>
    <w:rsid w:val="00033EF7"/>
    <w:rsid w:val="000342DC"/>
    <w:rsid w:val="00034689"/>
    <w:rsid w:val="0003481C"/>
    <w:rsid w:val="00034FA8"/>
    <w:rsid w:val="00035205"/>
    <w:rsid w:val="00035482"/>
    <w:rsid w:val="00035683"/>
    <w:rsid w:val="0003627D"/>
    <w:rsid w:val="00036922"/>
    <w:rsid w:val="00036D6D"/>
    <w:rsid w:val="000371AF"/>
    <w:rsid w:val="00037DA4"/>
    <w:rsid w:val="000402BB"/>
    <w:rsid w:val="00041E04"/>
    <w:rsid w:val="0004243D"/>
    <w:rsid w:val="00042DAD"/>
    <w:rsid w:val="0004303E"/>
    <w:rsid w:val="00043499"/>
    <w:rsid w:val="000434E1"/>
    <w:rsid w:val="00043599"/>
    <w:rsid w:val="00044930"/>
    <w:rsid w:val="00044AE5"/>
    <w:rsid w:val="00044BDF"/>
    <w:rsid w:val="00044E46"/>
    <w:rsid w:val="000453C0"/>
    <w:rsid w:val="00045902"/>
    <w:rsid w:val="00046DFB"/>
    <w:rsid w:val="00046ECF"/>
    <w:rsid w:val="0005017D"/>
    <w:rsid w:val="00050658"/>
    <w:rsid w:val="00050971"/>
    <w:rsid w:val="00051535"/>
    <w:rsid w:val="00052F08"/>
    <w:rsid w:val="00053F83"/>
    <w:rsid w:val="0005452A"/>
    <w:rsid w:val="00054B78"/>
    <w:rsid w:val="00054BCF"/>
    <w:rsid w:val="00054C2D"/>
    <w:rsid w:val="000552EB"/>
    <w:rsid w:val="000555BC"/>
    <w:rsid w:val="000562FD"/>
    <w:rsid w:val="00056AD4"/>
    <w:rsid w:val="0005745F"/>
    <w:rsid w:val="00057707"/>
    <w:rsid w:val="000577AD"/>
    <w:rsid w:val="000579A1"/>
    <w:rsid w:val="00057A36"/>
    <w:rsid w:val="00057EDD"/>
    <w:rsid w:val="00060F1C"/>
    <w:rsid w:val="00062393"/>
    <w:rsid w:val="00062536"/>
    <w:rsid w:val="0006261A"/>
    <w:rsid w:val="000633F6"/>
    <w:rsid w:val="00063498"/>
    <w:rsid w:val="000636B7"/>
    <w:rsid w:val="00064CB5"/>
    <w:rsid w:val="000650D5"/>
    <w:rsid w:val="00066923"/>
    <w:rsid w:val="00067342"/>
    <w:rsid w:val="00067707"/>
    <w:rsid w:val="00067D7D"/>
    <w:rsid w:val="00070B53"/>
    <w:rsid w:val="000719E7"/>
    <w:rsid w:val="00071F29"/>
    <w:rsid w:val="0007240C"/>
    <w:rsid w:val="00072613"/>
    <w:rsid w:val="00073F43"/>
    <w:rsid w:val="00075FE0"/>
    <w:rsid w:val="00076B2B"/>
    <w:rsid w:val="00077312"/>
    <w:rsid w:val="00077868"/>
    <w:rsid w:val="00080155"/>
    <w:rsid w:val="00080F72"/>
    <w:rsid w:val="00081DED"/>
    <w:rsid w:val="000822D9"/>
    <w:rsid w:val="00082F27"/>
    <w:rsid w:val="0008334F"/>
    <w:rsid w:val="00083497"/>
    <w:rsid w:val="000838CC"/>
    <w:rsid w:val="0008481E"/>
    <w:rsid w:val="00084B42"/>
    <w:rsid w:val="00084EA3"/>
    <w:rsid w:val="00085AF1"/>
    <w:rsid w:val="00086E8D"/>
    <w:rsid w:val="00090A50"/>
    <w:rsid w:val="00090DB9"/>
    <w:rsid w:val="00091459"/>
    <w:rsid w:val="00091D39"/>
    <w:rsid w:val="00091DFC"/>
    <w:rsid w:val="00092288"/>
    <w:rsid w:val="00092AC7"/>
    <w:rsid w:val="0009331D"/>
    <w:rsid w:val="00093406"/>
    <w:rsid w:val="00095060"/>
    <w:rsid w:val="00096937"/>
    <w:rsid w:val="000969AE"/>
    <w:rsid w:val="00096D56"/>
    <w:rsid w:val="00096F1D"/>
    <w:rsid w:val="00097B6D"/>
    <w:rsid w:val="000A04BB"/>
    <w:rsid w:val="000A0565"/>
    <w:rsid w:val="000A0C44"/>
    <w:rsid w:val="000A1186"/>
    <w:rsid w:val="000A1499"/>
    <w:rsid w:val="000A176E"/>
    <w:rsid w:val="000A1AFD"/>
    <w:rsid w:val="000A1D68"/>
    <w:rsid w:val="000A2D42"/>
    <w:rsid w:val="000A30A3"/>
    <w:rsid w:val="000A38C4"/>
    <w:rsid w:val="000A39B6"/>
    <w:rsid w:val="000A451A"/>
    <w:rsid w:val="000A4C20"/>
    <w:rsid w:val="000A4DA3"/>
    <w:rsid w:val="000A50C5"/>
    <w:rsid w:val="000A61C5"/>
    <w:rsid w:val="000A623D"/>
    <w:rsid w:val="000A7336"/>
    <w:rsid w:val="000A7B9F"/>
    <w:rsid w:val="000B2022"/>
    <w:rsid w:val="000B2042"/>
    <w:rsid w:val="000B20DF"/>
    <w:rsid w:val="000B2A7A"/>
    <w:rsid w:val="000B3883"/>
    <w:rsid w:val="000B485E"/>
    <w:rsid w:val="000B4C82"/>
    <w:rsid w:val="000B5635"/>
    <w:rsid w:val="000B581D"/>
    <w:rsid w:val="000B58FE"/>
    <w:rsid w:val="000B624F"/>
    <w:rsid w:val="000B7027"/>
    <w:rsid w:val="000B7ACC"/>
    <w:rsid w:val="000C0B43"/>
    <w:rsid w:val="000C1275"/>
    <w:rsid w:val="000C16F0"/>
    <w:rsid w:val="000C2302"/>
    <w:rsid w:val="000C282A"/>
    <w:rsid w:val="000C28BE"/>
    <w:rsid w:val="000C3657"/>
    <w:rsid w:val="000C37C2"/>
    <w:rsid w:val="000C4496"/>
    <w:rsid w:val="000C4F0E"/>
    <w:rsid w:val="000C517B"/>
    <w:rsid w:val="000C640C"/>
    <w:rsid w:val="000C6545"/>
    <w:rsid w:val="000C7121"/>
    <w:rsid w:val="000D0558"/>
    <w:rsid w:val="000D1AF0"/>
    <w:rsid w:val="000D28E7"/>
    <w:rsid w:val="000D2D25"/>
    <w:rsid w:val="000D32F9"/>
    <w:rsid w:val="000D37EC"/>
    <w:rsid w:val="000D43CE"/>
    <w:rsid w:val="000D5C6E"/>
    <w:rsid w:val="000D62BA"/>
    <w:rsid w:val="000D648B"/>
    <w:rsid w:val="000D716A"/>
    <w:rsid w:val="000D7248"/>
    <w:rsid w:val="000D7CD6"/>
    <w:rsid w:val="000D7FA9"/>
    <w:rsid w:val="000E0B36"/>
    <w:rsid w:val="000E1DE2"/>
    <w:rsid w:val="000E1F7C"/>
    <w:rsid w:val="000E34A2"/>
    <w:rsid w:val="000E4298"/>
    <w:rsid w:val="000E4534"/>
    <w:rsid w:val="000E4A11"/>
    <w:rsid w:val="000E4A7D"/>
    <w:rsid w:val="000E4AB1"/>
    <w:rsid w:val="000E4E93"/>
    <w:rsid w:val="000E5989"/>
    <w:rsid w:val="000E5AA2"/>
    <w:rsid w:val="000E6507"/>
    <w:rsid w:val="000E6C36"/>
    <w:rsid w:val="000F1638"/>
    <w:rsid w:val="000F3747"/>
    <w:rsid w:val="000F3F7C"/>
    <w:rsid w:val="000F4295"/>
    <w:rsid w:val="000F4C43"/>
    <w:rsid w:val="000F5639"/>
    <w:rsid w:val="000F5791"/>
    <w:rsid w:val="000F682E"/>
    <w:rsid w:val="000F6D59"/>
    <w:rsid w:val="0010070C"/>
    <w:rsid w:val="001017F8"/>
    <w:rsid w:val="00101D84"/>
    <w:rsid w:val="0010295F"/>
    <w:rsid w:val="0010337D"/>
    <w:rsid w:val="00103D41"/>
    <w:rsid w:val="0010467D"/>
    <w:rsid w:val="001049EE"/>
    <w:rsid w:val="00104EB1"/>
    <w:rsid w:val="00106004"/>
    <w:rsid w:val="00107366"/>
    <w:rsid w:val="00107813"/>
    <w:rsid w:val="00107BA8"/>
    <w:rsid w:val="00107E78"/>
    <w:rsid w:val="0011077D"/>
    <w:rsid w:val="001108F5"/>
    <w:rsid w:val="001113EB"/>
    <w:rsid w:val="001121F9"/>
    <w:rsid w:val="00112BE4"/>
    <w:rsid w:val="00113416"/>
    <w:rsid w:val="00114CED"/>
    <w:rsid w:val="00114E41"/>
    <w:rsid w:val="00115B7C"/>
    <w:rsid w:val="00115E80"/>
    <w:rsid w:val="001166D5"/>
    <w:rsid w:val="00116842"/>
    <w:rsid w:val="00116E63"/>
    <w:rsid w:val="00117145"/>
    <w:rsid w:val="00117F08"/>
    <w:rsid w:val="001214C4"/>
    <w:rsid w:val="00121A73"/>
    <w:rsid w:val="00121F1C"/>
    <w:rsid w:val="00122BBD"/>
    <w:rsid w:val="00122DFD"/>
    <w:rsid w:val="00123BEA"/>
    <w:rsid w:val="00123C21"/>
    <w:rsid w:val="00124C2D"/>
    <w:rsid w:val="001251A5"/>
    <w:rsid w:val="00125960"/>
    <w:rsid w:val="001270C2"/>
    <w:rsid w:val="00127443"/>
    <w:rsid w:val="00127637"/>
    <w:rsid w:val="0012784D"/>
    <w:rsid w:val="00127CFD"/>
    <w:rsid w:val="00130389"/>
    <w:rsid w:val="00130649"/>
    <w:rsid w:val="00130C4A"/>
    <w:rsid w:val="00131A0A"/>
    <w:rsid w:val="00131DCE"/>
    <w:rsid w:val="00131EAB"/>
    <w:rsid w:val="0013213F"/>
    <w:rsid w:val="001323AD"/>
    <w:rsid w:val="001323B6"/>
    <w:rsid w:val="00132437"/>
    <w:rsid w:val="00132542"/>
    <w:rsid w:val="00132A92"/>
    <w:rsid w:val="0013321A"/>
    <w:rsid w:val="00134190"/>
    <w:rsid w:val="001349BC"/>
    <w:rsid w:val="00135F0C"/>
    <w:rsid w:val="00136236"/>
    <w:rsid w:val="001369CA"/>
    <w:rsid w:val="0013715D"/>
    <w:rsid w:val="00137C8C"/>
    <w:rsid w:val="001400ED"/>
    <w:rsid w:val="00140521"/>
    <w:rsid w:val="001405AC"/>
    <w:rsid w:val="0014121E"/>
    <w:rsid w:val="00141F2D"/>
    <w:rsid w:val="00142699"/>
    <w:rsid w:val="00142723"/>
    <w:rsid w:val="00142D5C"/>
    <w:rsid w:val="00143563"/>
    <w:rsid w:val="0014383A"/>
    <w:rsid w:val="001442D3"/>
    <w:rsid w:val="0014456F"/>
    <w:rsid w:val="00144697"/>
    <w:rsid w:val="00145C84"/>
    <w:rsid w:val="001469ED"/>
    <w:rsid w:val="00146ECB"/>
    <w:rsid w:val="0014735B"/>
    <w:rsid w:val="00147C06"/>
    <w:rsid w:val="0015011E"/>
    <w:rsid w:val="00150C3C"/>
    <w:rsid w:val="00150E92"/>
    <w:rsid w:val="00151A62"/>
    <w:rsid w:val="00151EB5"/>
    <w:rsid w:val="001528B6"/>
    <w:rsid w:val="00154283"/>
    <w:rsid w:val="001542F5"/>
    <w:rsid w:val="001545BC"/>
    <w:rsid w:val="0015488C"/>
    <w:rsid w:val="00155068"/>
    <w:rsid w:val="00155D12"/>
    <w:rsid w:val="0015609B"/>
    <w:rsid w:val="00156B73"/>
    <w:rsid w:val="00156BF2"/>
    <w:rsid w:val="0016117A"/>
    <w:rsid w:val="00161409"/>
    <w:rsid w:val="00161CE4"/>
    <w:rsid w:val="00161ECB"/>
    <w:rsid w:val="00162067"/>
    <w:rsid w:val="00162A2E"/>
    <w:rsid w:val="0016350D"/>
    <w:rsid w:val="0016360E"/>
    <w:rsid w:val="00163C4C"/>
    <w:rsid w:val="001645F6"/>
    <w:rsid w:val="00164D01"/>
    <w:rsid w:val="00164FDB"/>
    <w:rsid w:val="0016511C"/>
    <w:rsid w:val="001658DF"/>
    <w:rsid w:val="00165BA0"/>
    <w:rsid w:val="00166018"/>
    <w:rsid w:val="0016679A"/>
    <w:rsid w:val="00167923"/>
    <w:rsid w:val="00167C4F"/>
    <w:rsid w:val="00170226"/>
    <w:rsid w:val="00171037"/>
    <w:rsid w:val="001714D1"/>
    <w:rsid w:val="00171CD1"/>
    <w:rsid w:val="00172590"/>
    <w:rsid w:val="001727B9"/>
    <w:rsid w:val="00172F8D"/>
    <w:rsid w:val="0017345E"/>
    <w:rsid w:val="001737A2"/>
    <w:rsid w:val="0017384C"/>
    <w:rsid w:val="00173B05"/>
    <w:rsid w:val="00173BDB"/>
    <w:rsid w:val="001749A8"/>
    <w:rsid w:val="001753E0"/>
    <w:rsid w:val="00175617"/>
    <w:rsid w:val="00180A0E"/>
    <w:rsid w:val="0018140E"/>
    <w:rsid w:val="001827B9"/>
    <w:rsid w:val="00182EAC"/>
    <w:rsid w:val="001837D9"/>
    <w:rsid w:val="0018420F"/>
    <w:rsid w:val="00184799"/>
    <w:rsid w:val="001862B8"/>
    <w:rsid w:val="00191D22"/>
    <w:rsid w:val="001920F0"/>
    <w:rsid w:val="001927F3"/>
    <w:rsid w:val="00192C24"/>
    <w:rsid w:val="0019315D"/>
    <w:rsid w:val="001932B6"/>
    <w:rsid w:val="001938D4"/>
    <w:rsid w:val="00193CEB"/>
    <w:rsid w:val="001944AC"/>
    <w:rsid w:val="00194EF8"/>
    <w:rsid w:val="00195170"/>
    <w:rsid w:val="00195F1E"/>
    <w:rsid w:val="001967A6"/>
    <w:rsid w:val="001974F7"/>
    <w:rsid w:val="001A01C4"/>
    <w:rsid w:val="001A0FD9"/>
    <w:rsid w:val="001A1130"/>
    <w:rsid w:val="001A1C80"/>
    <w:rsid w:val="001A2095"/>
    <w:rsid w:val="001A2243"/>
    <w:rsid w:val="001A3A0B"/>
    <w:rsid w:val="001A44B2"/>
    <w:rsid w:val="001A45C7"/>
    <w:rsid w:val="001A6265"/>
    <w:rsid w:val="001A638D"/>
    <w:rsid w:val="001A6551"/>
    <w:rsid w:val="001A67A6"/>
    <w:rsid w:val="001A6FED"/>
    <w:rsid w:val="001A76EE"/>
    <w:rsid w:val="001A7704"/>
    <w:rsid w:val="001A7E2F"/>
    <w:rsid w:val="001B0889"/>
    <w:rsid w:val="001B0944"/>
    <w:rsid w:val="001B13ED"/>
    <w:rsid w:val="001B17B6"/>
    <w:rsid w:val="001B291A"/>
    <w:rsid w:val="001B2ECF"/>
    <w:rsid w:val="001B31FC"/>
    <w:rsid w:val="001B37AA"/>
    <w:rsid w:val="001B38CE"/>
    <w:rsid w:val="001B4449"/>
    <w:rsid w:val="001B5A5D"/>
    <w:rsid w:val="001B7B4D"/>
    <w:rsid w:val="001C0D80"/>
    <w:rsid w:val="001C1CEB"/>
    <w:rsid w:val="001C26BA"/>
    <w:rsid w:val="001C34B1"/>
    <w:rsid w:val="001C3724"/>
    <w:rsid w:val="001C49B8"/>
    <w:rsid w:val="001C4B8E"/>
    <w:rsid w:val="001C586E"/>
    <w:rsid w:val="001C5F70"/>
    <w:rsid w:val="001C6A18"/>
    <w:rsid w:val="001C7427"/>
    <w:rsid w:val="001C7430"/>
    <w:rsid w:val="001C7E50"/>
    <w:rsid w:val="001C810C"/>
    <w:rsid w:val="001D18EC"/>
    <w:rsid w:val="001D1B50"/>
    <w:rsid w:val="001D1DFB"/>
    <w:rsid w:val="001D2642"/>
    <w:rsid w:val="001D268F"/>
    <w:rsid w:val="001D2752"/>
    <w:rsid w:val="001D3606"/>
    <w:rsid w:val="001D42DF"/>
    <w:rsid w:val="001D4725"/>
    <w:rsid w:val="001D48AF"/>
    <w:rsid w:val="001D57FF"/>
    <w:rsid w:val="001D62C9"/>
    <w:rsid w:val="001D7F17"/>
    <w:rsid w:val="001E01EF"/>
    <w:rsid w:val="001E0585"/>
    <w:rsid w:val="001E1DBE"/>
    <w:rsid w:val="001E2C1F"/>
    <w:rsid w:val="001E311D"/>
    <w:rsid w:val="001E352B"/>
    <w:rsid w:val="001E360B"/>
    <w:rsid w:val="001E36FA"/>
    <w:rsid w:val="001E3891"/>
    <w:rsid w:val="001E3BE4"/>
    <w:rsid w:val="001E4551"/>
    <w:rsid w:val="001E497C"/>
    <w:rsid w:val="001E4BFF"/>
    <w:rsid w:val="001E4CF8"/>
    <w:rsid w:val="001E4E23"/>
    <w:rsid w:val="001E534D"/>
    <w:rsid w:val="001E58ED"/>
    <w:rsid w:val="001E5DE3"/>
    <w:rsid w:val="001E604E"/>
    <w:rsid w:val="001E7791"/>
    <w:rsid w:val="001E7D62"/>
    <w:rsid w:val="001F0668"/>
    <w:rsid w:val="001F069A"/>
    <w:rsid w:val="001F0D00"/>
    <w:rsid w:val="001F0D6E"/>
    <w:rsid w:val="001F37C8"/>
    <w:rsid w:val="001F4059"/>
    <w:rsid w:val="001F5684"/>
    <w:rsid w:val="001F668F"/>
    <w:rsid w:val="001F6705"/>
    <w:rsid w:val="001F6804"/>
    <w:rsid w:val="001F7782"/>
    <w:rsid w:val="002003AC"/>
    <w:rsid w:val="002006EF"/>
    <w:rsid w:val="00200B03"/>
    <w:rsid w:val="00201947"/>
    <w:rsid w:val="00201A6E"/>
    <w:rsid w:val="0020287A"/>
    <w:rsid w:val="00202969"/>
    <w:rsid w:val="00203E32"/>
    <w:rsid w:val="002040A3"/>
    <w:rsid w:val="002048E4"/>
    <w:rsid w:val="00204D03"/>
    <w:rsid w:val="002050D6"/>
    <w:rsid w:val="0020516F"/>
    <w:rsid w:val="002052CB"/>
    <w:rsid w:val="00205D71"/>
    <w:rsid w:val="00206554"/>
    <w:rsid w:val="00206D2F"/>
    <w:rsid w:val="002072BC"/>
    <w:rsid w:val="002072D5"/>
    <w:rsid w:val="00207ACC"/>
    <w:rsid w:val="002106F8"/>
    <w:rsid w:val="002121CD"/>
    <w:rsid w:val="00213AE0"/>
    <w:rsid w:val="00214277"/>
    <w:rsid w:val="002146B5"/>
    <w:rsid w:val="00214DE5"/>
    <w:rsid w:val="002151DF"/>
    <w:rsid w:val="00216E5B"/>
    <w:rsid w:val="00217687"/>
    <w:rsid w:val="00221AAF"/>
    <w:rsid w:val="00221CC3"/>
    <w:rsid w:val="00222181"/>
    <w:rsid w:val="00222A06"/>
    <w:rsid w:val="00223882"/>
    <w:rsid w:val="00223DC1"/>
    <w:rsid w:val="0022418F"/>
    <w:rsid w:val="00224201"/>
    <w:rsid w:val="002245EF"/>
    <w:rsid w:val="002255BA"/>
    <w:rsid w:val="002258F3"/>
    <w:rsid w:val="00225A4E"/>
    <w:rsid w:val="00226AB8"/>
    <w:rsid w:val="00227036"/>
    <w:rsid w:val="00227605"/>
    <w:rsid w:val="002277FE"/>
    <w:rsid w:val="00230429"/>
    <w:rsid w:val="00230DC0"/>
    <w:rsid w:val="00232A50"/>
    <w:rsid w:val="00232E5D"/>
    <w:rsid w:val="002338BA"/>
    <w:rsid w:val="00233973"/>
    <w:rsid w:val="00233D4E"/>
    <w:rsid w:val="00233EC6"/>
    <w:rsid w:val="00233F20"/>
    <w:rsid w:val="00234679"/>
    <w:rsid w:val="00234A33"/>
    <w:rsid w:val="00235CBC"/>
    <w:rsid w:val="002361D4"/>
    <w:rsid w:val="0023622E"/>
    <w:rsid w:val="00236EEA"/>
    <w:rsid w:val="0023734E"/>
    <w:rsid w:val="00237748"/>
    <w:rsid w:val="00240D0C"/>
    <w:rsid w:val="00240E12"/>
    <w:rsid w:val="00240F4D"/>
    <w:rsid w:val="002412EF"/>
    <w:rsid w:val="0024148B"/>
    <w:rsid w:val="00244384"/>
    <w:rsid w:val="002446E0"/>
    <w:rsid w:val="00244F13"/>
    <w:rsid w:val="0024532B"/>
    <w:rsid w:val="002454BB"/>
    <w:rsid w:val="00245915"/>
    <w:rsid w:val="00245BB8"/>
    <w:rsid w:val="00245E81"/>
    <w:rsid w:val="002460B8"/>
    <w:rsid w:val="002460FE"/>
    <w:rsid w:val="002461C0"/>
    <w:rsid w:val="00246375"/>
    <w:rsid w:val="00247501"/>
    <w:rsid w:val="00250068"/>
    <w:rsid w:val="00250C51"/>
    <w:rsid w:val="002515CD"/>
    <w:rsid w:val="00251A40"/>
    <w:rsid w:val="00251C05"/>
    <w:rsid w:val="00251E4D"/>
    <w:rsid w:val="00251FE1"/>
    <w:rsid w:val="00252848"/>
    <w:rsid w:val="00252A45"/>
    <w:rsid w:val="0025356B"/>
    <w:rsid w:val="002536CC"/>
    <w:rsid w:val="00253764"/>
    <w:rsid w:val="002543A1"/>
    <w:rsid w:val="00254884"/>
    <w:rsid w:val="0025517E"/>
    <w:rsid w:val="0025568B"/>
    <w:rsid w:val="00255919"/>
    <w:rsid w:val="0025615F"/>
    <w:rsid w:val="00256CD4"/>
    <w:rsid w:val="00257386"/>
    <w:rsid w:val="00257A31"/>
    <w:rsid w:val="00257B67"/>
    <w:rsid w:val="00260342"/>
    <w:rsid w:val="002606DD"/>
    <w:rsid w:val="00261277"/>
    <w:rsid w:val="0026164B"/>
    <w:rsid w:val="002616A9"/>
    <w:rsid w:val="002619DE"/>
    <w:rsid w:val="00262402"/>
    <w:rsid w:val="00262C8F"/>
    <w:rsid w:val="00262F46"/>
    <w:rsid w:val="00263661"/>
    <w:rsid w:val="00263BBC"/>
    <w:rsid w:val="00263E6F"/>
    <w:rsid w:val="002641C9"/>
    <w:rsid w:val="002650A8"/>
    <w:rsid w:val="0026544A"/>
    <w:rsid w:val="00265951"/>
    <w:rsid w:val="0026614C"/>
    <w:rsid w:val="00266BD2"/>
    <w:rsid w:val="002671EE"/>
    <w:rsid w:val="00267A92"/>
    <w:rsid w:val="002716E0"/>
    <w:rsid w:val="002718A5"/>
    <w:rsid w:val="00272266"/>
    <w:rsid w:val="002733D5"/>
    <w:rsid w:val="002756D5"/>
    <w:rsid w:val="00275A46"/>
    <w:rsid w:val="00275D35"/>
    <w:rsid w:val="002767BB"/>
    <w:rsid w:val="002768B3"/>
    <w:rsid w:val="00276E2E"/>
    <w:rsid w:val="002779A6"/>
    <w:rsid w:val="00277F68"/>
    <w:rsid w:val="00277FA6"/>
    <w:rsid w:val="002800B2"/>
    <w:rsid w:val="00280155"/>
    <w:rsid w:val="0028083D"/>
    <w:rsid w:val="00280936"/>
    <w:rsid w:val="002817AA"/>
    <w:rsid w:val="00281896"/>
    <w:rsid w:val="00281C97"/>
    <w:rsid w:val="00281DB9"/>
    <w:rsid w:val="0028235D"/>
    <w:rsid w:val="0028236E"/>
    <w:rsid w:val="0028246E"/>
    <w:rsid w:val="00282ABE"/>
    <w:rsid w:val="00284816"/>
    <w:rsid w:val="00284C78"/>
    <w:rsid w:val="002853B6"/>
    <w:rsid w:val="0028579A"/>
    <w:rsid w:val="00285CBA"/>
    <w:rsid w:val="002866B5"/>
    <w:rsid w:val="00287436"/>
    <w:rsid w:val="00287C3C"/>
    <w:rsid w:val="00287CF1"/>
    <w:rsid w:val="0029044B"/>
    <w:rsid w:val="002908CF"/>
    <w:rsid w:val="00290B9E"/>
    <w:rsid w:val="00291067"/>
    <w:rsid w:val="00291B0E"/>
    <w:rsid w:val="00291BC8"/>
    <w:rsid w:val="00291FC9"/>
    <w:rsid w:val="002929F0"/>
    <w:rsid w:val="00293ADF"/>
    <w:rsid w:val="002942CA"/>
    <w:rsid w:val="0029537C"/>
    <w:rsid w:val="002978B4"/>
    <w:rsid w:val="002A022C"/>
    <w:rsid w:val="002A099A"/>
    <w:rsid w:val="002A0B0A"/>
    <w:rsid w:val="002A0E05"/>
    <w:rsid w:val="002A0FCA"/>
    <w:rsid w:val="002A1A96"/>
    <w:rsid w:val="002A1DA7"/>
    <w:rsid w:val="002A3359"/>
    <w:rsid w:val="002A38C2"/>
    <w:rsid w:val="002A4578"/>
    <w:rsid w:val="002A5387"/>
    <w:rsid w:val="002A56D5"/>
    <w:rsid w:val="002B0D7A"/>
    <w:rsid w:val="002B19EF"/>
    <w:rsid w:val="002B22BA"/>
    <w:rsid w:val="002B285C"/>
    <w:rsid w:val="002B369D"/>
    <w:rsid w:val="002B402C"/>
    <w:rsid w:val="002B455F"/>
    <w:rsid w:val="002B64E6"/>
    <w:rsid w:val="002B7158"/>
    <w:rsid w:val="002B7B4B"/>
    <w:rsid w:val="002C0806"/>
    <w:rsid w:val="002C0AC8"/>
    <w:rsid w:val="002C0F2A"/>
    <w:rsid w:val="002C12E9"/>
    <w:rsid w:val="002C2E9F"/>
    <w:rsid w:val="002C3775"/>
    <w:rsid w:val="002C39C6"/>
    <w:rsid w:val="002C3B66"/>
    <w:rsid w:val="002C4214"/>
    <w:rsid w:val="002C4250"/>
    <w:rsid w:val="002C5E43"/>
    <w:rsid w:val="002C5E8A"/>
    <w:rsid w:val="002C6237"/>
    <w:rsid w:val="002C738A"/>
    <w:rsid w:val="002D011C"/>
    <w:rsid w:val="002D05E5"/>
    <w:rsid w:val="002D0EDA"/>
    <w:rsid w:val="002D120A"/>
    <w:rsid w:val="002D156E"/>
    <w:rsid w:val="002D17EF"/>
    <w:rsid w:val="002D2008"/>
    <w:rsid w:val="002D3135"/>
    <w:rsid w:val="002D4016"/>
    <w:rsid w:val="002D58C8"/>
    <w:rsid w:val="002D5C94"/>
    <w:rsid w:val="002D5D63"/>
    <w:rsid w:val="002D6223"/>
    <w:rsid w:val="002D66DD"/>
    <w:rsid w:val="002D6963"/>
    <w:rsid w:val="002D6B5A"/>
    <w:rsid w:val="002D72E4"/>
    <w:rsid w:val="002D7384"/>
    <w:rsid w:val="002D778C"/>
    <w:rsid w:val="002E0B7B"/>
    <w:rsid w:val="002E1075"/>
    <w:rsid w:val="002E137F"/>
    <w:rsid w:val="002E15F1"/>
    <w:rsid w:val="002E1AE2"/>
    <w:rsid w:val="002E2B4F"/>
    <w:rsid w:val="002E362E"/>
    <w:rsid w:val="002E76CF"/>
    <w:rsid w:val="002E77AB"/>
    <w:rsid w:val="002E7AB1"/>
    <w:rsid w:val="002F2B76"/>
    <w:rsid w:val="002F4477"/>
    <w:rsid w:val="002F454F"/>
    <w:rsid w:val="002F5FB3"/>
    <w:rsid w:val="002F7631"/>
    <w:rsid w:val="002F76B5"/>
    <w:rsid w:val="002F780A"/>
    <w:rsid w:val="002F7BE9"/>
    <w:rsid w:val="002F7E6D"/>
    <w:rsid w:val="0030030F"/>
    <w:rsid w:val="00301F8C"/>
    <w:rsid w:val="00302A66"/>
    <w:rsid w:val="00303903"/>
    <w:rsid w:val="00304966"/>
    <w:rsid w:val="0030496F"/>
    <w:rsid w:val="00305114"/>
    <w:rsid w:val="003055E1"/>
    <w:rsid w:val="00305AB3"/>
    <w:rsid w:val="00305FD4"/>
    <w:rsid w:val="003066C7"/>
    <w:rsid w:val="00306C1F"/>
    <w:rsid w:val="00310100"/>
    <w:rsid w:val="00311953"/>
    <w:rsid w:val="00312BCE"/>
    <w:rsid w:val="00313744"/>
    <w:rsid w:val="0031397D"/>
    <w:rsid w:val="003143F7"/>
    <w:rsid w:val="00314C92"/>
    <w:rsid w:val="00315894"/>
    <w:rsid w:val="00316BB3"/>
    <w:rsid w:val="00317135"/>
    <w:rsid w:val="00317CEE"/>
    <w:rsid w:val="0031B4D5"/>
    <w:rsid w:val="00321251"/>
    <w:rsid w:val="00321390"/>
    <w:rsid w:val="00321592"/>
    <w:rsid w:val="00321AB1"/>
    <w:rsid w:val="00321F20"/>
    <w:rsid w:val="003224DD"/>
    <w:rsid w:val="00322BAC"/>
    <w:rsid w:val="00322DAF"/>
    <w:rsid w:val="00324079"/>
    <w:rsid w:val="003241D7"/>
    <w:rsid w:val="00325C25"/>
    <w:rsid w:val="00325ED9"/>
    <w:rsid w:val="00326013"/>
    <w:rsid w:val="003261BD"/>
    <w:rsid w:val="003264C1"/>
    <w:rsid w:val="00326C8C"/>
    <w:rsid w:val="00327731"/>
    <w:rsid w:val="0032779A"/>
    <w:rsid w:val="003307B2"/>
    <w:rsid w:val="00331174"/>
    <w:rsid w:val="0033117E"/>
    <w:rsid w:val="00331AF9"/>
    <w:rsid w:val="003324E9"/>
    <w:rsid w:val="00332706"/>
    <w:rsid w:val="0033284E"/>
    <w:rsid w:val="003329CA"/>
    <w:rsid w:val="00332B10"/>
    <w:rsid w:val="00332FC4"/>
    <w:rsid w:val="00333016"/>
    <w:rsid w:val="0033302B"/>
    <w:rsid w:val="00333084"/>
    <w:rsid w:val="003332B8"/>
    <w:rsid w:val="003332BD"/>
    <w:rsid w:val="003336BF"/>
    <w:rsid w:val="00333832"/>
    <w:rsid w:val="00333A0C"/>
    <w:rsid w:val="00333D00"/>
    <w:rsid w:val="00333D97"/>
    <w:rsid w:val="0033424B"/>
    <w:rsid w:val="00334CEB"/>
    <w:rsid w:val="00334D89"/>
    <w:rsid w:val="003352CD"/>
    <w:rsid w:val="0033549B"/>
    <w:rsid w:val="00336530"/>
    <w:rsid w:val="00337BFA"/>
    <w:rsid w:val="0034039D"/>
    <w:rsid w:val="00340DA8"/>
    <w:rsid w:val="00340E2F"/>
    <w:rsid w:val="003413A4"/>
    <w:rsid w:val="00341AEF"/>
    <w:rsid w:val="00341C55"/>
    <w:rsid w:val="00341C5C"/>
    <w:rsid w:val="00341DB7"/>
    <w:rsid w:val="00342BD4"/>
    <w:rsid w:val="0034356C"/>
    <w:rsid w:val="00343911"/>
    <w:rsid w:val="00343A72"/>
    <w:rsid w:val="00343ABF"/>
    <w:rsid w:val="00343E80"/>
    <w:rsid w:val="00344519"/>
    <w:rsid w:val="00344B50"/>
    <w:rsid w:val="003466DC"/>
    <w:rsid w:val="0034691A"/>
    <w:rsid w:val="00346A75"/>
    <w:rsid w:val="00346DD7"/>
    <w:rsid w:val="00347F44"/>
    <w:rsid w:val="00347F4E"/>
    <w:rsid w:val="00350702"/>
    <w:rsid w:val="00350A37"/>
    <w:rsid w:val="00350CDB"/>
    <w:rsid w:val="00350F9F"/>
    <w:rsid w:val="003513CC"/>
    <w:rsid w:val="0035221B"/>
    <w:rsid w:val="00352283"/>
    <w:rsid w:val="00352B69"/>
    <w:rsid w:val="00353C95"/>
    <w:rsid w:val="00354137"/>
    <w:rsid w:val="00355B36"/>
    <w:rsid w:val="003562A2"/>
    <w:rsid w:val="00357156"/>
    <w:rsid w:val="003573A8"/>
    <w:rsid w:val="003576C0"/>
    <w:rsid w:val="003578C3"/>
    <w:rsid w:val="0036038D"/>
    <w:rsid w:val="003603E0"/>
    <w:rsid w:val="00361176"/>
    <w:rsid w:val="00361CCC"/>
    <w:rsid w:val="00362AB4"/>
    <w:rsid w:val="003633A6"/>
    <w:rsid w:val="0036345A"/>
    <w:rsid w:val="00363633"/>
    <w:rsid w:val="00364739"/>
    <w:rsid w:val="00364749"/>
    <w:rsid w:val="0036536B"/>
    <w:rsid w:val="00365F02"/>
    <w:rsid w:val="00366F73"/>
    <w:rsid w:val="00367E1D"/>
    <w:rsid w:val="00367EBA"/>
    <w:rsid w:val="0037030B"/>
    <w:rsid w:val="0037060B"/>
    <w:rsid w:val="0037075B"/>
    <w:rsid w:val="003708E9"/>
    <w:rsid w:val="00371396"/>
    <w:rsid w:val="003714E9"/>
    <w:rsid w:val="003716E9"/>
    <w:rsid w:val="00372298"/>
    <w:rsid w:val="003724AC"/>
    <w:rsid w:val="00372555"/>
    <w:rsid w:val="003725C2"/>
    <w:rsid w:val="00372905"/>
    <w:rsid w:val="00373086"/>
    <w:rsid w:val="003731AF"/>
    <w:rsid w:val="0037327E"/>
    <w:rsid w:val="00373A86"/>
    <w:rsid w:val="00374E8E"/>
    <w:rsid w:val="00375178"/>
    <w:rsid w:val="00375979"/>
    <w:rsid w:val="00375A7E"/>
    <w:rsid w:val="00376D18"/>
    <w:rsid w:val="0037758E"/>
    <w:rsid w:val="00377D07"/>
    <w:rsid w:val="00380221"/>
    <w:rsid w:val="0038072D"/>
    <w:rsid w:val="0038095D"/>
    <w:rsid w:val="00380C4D"/>
    <w:rsid w:val="00382973"/>
    <w:rsid w:val="0038301C"/>
    <w:rsid w:val="00383D5F"/>
    <w:rsid w:val="0038416A"/>
    <w:rsid w:val="003842D3"/>
    <w:rsid w:val="00384898"/>
    <w:rsid w:val="00384D17"/>
    <w:rsid w:val="003859B1"/>
    <w:rsid w:val="00385A49"/>
    <w:rsid w:val="00385FFB"/>
    <w:rsid w:val="003865F5"/>
    <w:rsid w:val="00386C44"/>
    <w:rsid w:val="003872FB"/>
    <w:rsid w:val="0039053B"/>
    <w:rsid w:val="00390B63"/>
    <w:rsid w:val="00390CA3"/>
    <w:rsid w:val="0039197C"/>
    <w:rsid w:val="0039272B"/>
    <w:rsid w:val="003934DC"/>
    <w:rsid w:val="003938DD"/>
    <w:rsid w:val="00394257"/>
    <w:rsid w:val="00394A80"/>
    <w:rsid w:val="003966BD"/>
    <w:rsid w:val="0039670D"/>
    <w:rsid w:val="003969E0"/>
    <w:rsid w:val="00396D03"/>
    <w:rsid w:val="00396EF1"/>
    <w:rsid w:val="003A04D8"/>
    <w:rsid w:val="003A094D"/>
    <w:rsid w:val="003A0E27"/>
    <w:rsid w:val="003A0F2A"/>
    <w:rsid w:val="003A0F70"/>
    <w:rsid w:val="003A14DB"/>
    <w:rsid w:val="003A18CA"/>
    <w:rsid w:val="003A1CC6"/>
    <w:rsid w:val="003A2209"/>
    <w:rsid w:val="003A221E"/>
    <w:rsid w:val="003A26A2"/>
    <w:rsid w:val="003A2C10"/>
    <w:rsid w:val="003A2E65"/>
    <w:rsid w:val="003A2E85"/>
    <w:rsid w:val="003A335C"/>
    <w:rsid w:val="003A3BA7"/>
    <w:rsid w:val="003A4B5B"/>
    <w:rsid w:val="003A52CB"/>
    <w:rsid w:val="003A549C"/>
    <w:rsid w:val="003A608C"/>
    <w:rsid w:val="003A63FE"/>
    <w:rsid w:val="003A650A"/>
    <w:rsid w:val="003A6FE6"/>
    <w:rsid w:val="003A7559"/>
    <w:rsid w:val="003A7F21"/>
    <w:rsid w:val="003A7F63"/>
    <w:rsid w:val="003B0870"/>
    <w:rsid w:val="003B0A6C"/>
    <w:rsid w:val="003B0FD7"/>
    <w:rsid w:val="003B1D4D"/>
    <w:rsid w:val="003B23CF"/>
    <w:rsid w:val="003B2A54"/>
    <w:rsid w:val="003B2A74"/>
    <w:rsid w:val="003B2BED"/>
    <w:rsid w:val="003B2D7B"/>
    <w:rsid w:val="003B31D0"/>
    <w:rsid w:val="003B32C0"/>
    <w:rsid w:val="003B39BA"/>
    <w:rsid w:val="003B3CB0"/>
    <w:rsid w:val="003B6177"/>
    <w:rsid w:val="003B636E"/>
    <w:rsid w:val="003B6AD4"/>
    <w:rsid w:val="003B6AD6"/>
    <w:rsid w:val="003C02C0"/>
    <w:rsid w:val="003C04B1"/>
    <w:rsid w:val="003C093F"/>
    <w:rsid w:val="003C1873"/>
    <w:rsid w:val="003C1B78"/>
    <w:rsid w:val="003C24B3"/>
    <w:rsid w:val="003C24DE"/>
    <w:rsid w:val="003C33E7"/>
    <w:rsid w:val="003C44AB"/>
    <w:rsid w:val="003C4D0F"/>
    <w:rsid w:val="003C4EB5"/>
    <w:rsid w:val="003C550F"/>
    <w:rsid w:val="003C5DA7"/>
    <w:rsid w:val="003C631A"/>
    <w:rsid w:val="003C70C9"/>
    <w:rsid w:val="003C72C7"/>
    <w:rsid w:val="003C73A1"/>
    <w:rsid w:val="003C7496"/>
    <w:rsid w:val="003C7867"/>
    <w:rsid w:val="003C7BA4"/>
    <w:rsid w:val="003C7C48"/>
    <w:rsid w:val="003D0061"/>
    <w:rsid w:val="003D0184"/>
    <w:rsid w:val="003D019E"/>
    <w:rsid w:val="003D0B5D"/>
    <w:rsid w:val="003D0EAD"/>
    <w:rsid w:val="003D1742"/>
    <w:rsid w:val="003D1D04"/>
    <w:rsid w:val="003D3860"/>
    <w:rsid w:val="003D46B3"/>
    <w:rsid w:val="003D47D8"/>
    <w:rsid w:val="003D5C81"/>
    <w:rsid w:val="003D699E"/>
    <w:rsid w:val="003D732F"/>
    <w:rsid w:val="003D76B7"/>
    <w:rsid w:val="003D784B"/>
    <w:rsid w:val="003D7FF0"/>
    <w:rsid w:val="003E00EB"/>
    <w:rsid w:val="003E01F5"/>
    <w:rsid w:val="003E0567"/>
    <w:rsid w:val="003E0B11"/>
    <w:rsid w:val="003E0B54"/>
    <w:rsid w:val="003E0B82"/>
    <w:rsid w:val="003E1A12"/>
    <w:rsid w:val="003E1D20"/>
    <w:rsid w:val="003E1DB9"/>
    <w:rsid w:val="003E1E77"/>
    <w:rsid w:val="003E2221"/>
    <w:rsid w:val="003E2646"/>
    <w:rsid w:val="003E39CE"/>
    <w:rsid w:val="003E434D"/>
    <w:rsid w:val="003E49A1"/>
    <w:rsid w:val="003E4DE4"/>
    <w:rsid w:val="003E4E23"/>
    <w:rsid w:val="003E65C1"/>
    <w:rsid w:val="003E6E3F"/>
    <w:rsid w:val="003E733A"/>
    <w:rsid w:val="003E7C49"/>
    <w:rsid w:val="003F0310"/>
    <w:rsid w:val="003F06FD"/>
    <w:rsid w:val="003F3CF3"/>
    <w:rsid w:val="003F584F"/>
    <w:rsid w:val="003F6930"/>
    <w:rsid w:val="003F6CAC"/>
    <w:rsid w:val="003F702A"/>
    <w:rsid w:val="003F7DDF"/>
    <w:rsid w:val="00400016"/>
    <w:rsid w:val="004020C0"/>
    <w:rsid w:val="004026A7"/>
    <w:rsid w:val="004027BB"/>
    <w:rsid w:val="004030FA"/>
    <w:rsid w:val="00403330"/>
    <w:rsid w:val="004038B6"/>
    <w:rsid w:val="004039FE"/>
    <w:rsid w:val="00403C21"/>
    <w:rsid w:val="004052FE"/>
    <w:rsid w:val="00406168"/>
    <w:rsid w:val="004064E4"/>
    <w:rsid w:val="00406595"/>
    <w:rsid w:val="0040699A"/>
    <w:rsid w:val="00407CDA"/>
    <w:rsid w:val="004106FD"/>
    <w:rsid w:val="00410EEC"/>
    <w:rsid w:val="00410F70"/>
    <w:rsid w:val="00411207"/>
    <w:rsid w:val="004112AA"/>
    <w:rsid w:val="004118E8"/>
    <w:rsid w:val="00411F51"/>
    <w:rsid w:val="00411FFA"/>
    <w:rsid w:val="0041209B"/>
    <w:rsid w:val="004129FD"/>
    <w:rsid w:val="00412BAC"/>
    <w:rsid w:val="00412C3F"/>
    <w:rsid w:val="004144F2"/>
    <w:rsid w:val="00414689"/>
    <w:rsid w:val="00414F46"/>
    <w:rsid w:val="004150E2"/>
    <w:rsid w:val="00415273"/>
    <w:rsid w:val="00415385"/>
    <w:rsid w:val="0041559A"/>
    <w:rsid w:val="00416034"/>
    <w:rsid w:val="00416802"/>
    <w:rsid w:val="0041733D"/>
    <w:rsid w:val="00417469"/>
    <w:rsid w:val="0042037D"/>
    <w:rsid w:val="00420506"/>
    <w:rsid w:val="00420DB3"/>
    <w:rsid w:val="00421F8F"/>
    <w:rsid w:val="004221B3"/>
    <w:rsid w:val="00424C57"/>
    <w:rsid w:val="00425E44"/>
    <w:rsid w:val="0042601E"/>
    <w:rsid w:val="0042612D"/>
    <w:rsid w:val="00426889"/>
    <w:rsid w:val="004271DD"/>
    <w:rsid w:val="00427483"/>
    <w:rsid w:val="0042761F"/>
    <w:rsid w:val="004279D2"/>
    <w:rsid w:val="0043028A"/>
    <w:rsid w:val="00431D6F"/>
    <w:rsid w:val="0043205D"/>
    <w:rsid w:val="00432321"/>
    <w:rsid w:val="00433BD1"/>
    <w:rsid w:val="0043402D"/>
    <w:rsid w:val="00434229"/>
    <w:rsid w:val="00435004"/>
    <w:rsid w:val="00435252"/>
    <w:rsid w:val="004357A4"/>
    <w:rsid w:val="00435888"/>
    <w:rsid w:val="0043603B"/>
    <w:rsid w:val="00436372"/>
    <w:rsid w:val="00436AB4"/>
    <w:rsid w:val="00436F60"/>
    <w:rsid w:val="00437890"/>
    <w:rsid w:val="00441D10"/>
    <w:rsid w:val="00442707"/>
    <w:rsid w:val="00442F98"/>
    <w:rsid w:val="00443111"/>
    <w:rsid w:val="00443135"/>
    <w:rsid w:val="0044329B"/>
    <w:rsid w:val="00444497"/>
    <w:rsid w:val="00444CE6"/>
    <w:rsid w:val="00444D5D"/>
    <w:rsid w:val="00444E02"/>
    <w:rsid w:val="00445141"/>
    <w:rsid w:val="0044559F"/>
    <w:rsid w:val="004469D1"/>
    <w:rsid w:val="00447403"/>
    <w:rsid w:val="00450148"/>
    <w:rsid w:val="00450526"/>
    <w:rsid w:val="00450B78"/>
    <w:rsid w:val="00451269"/>
    <w:rsid w:val="00451926"/>
    <w:rsid w:val="00451E5F"/>
    <w:rsid w:val="00451EFB"/>
    <w:rsid w:val="0045208C"/>
    <w:rsid w:val="00452A04"/>
    <w:rsid w:val="004531E1"/>
    <w:rsid w:val="0045394B"/>
    <w:rsid w:val="0045449A"/>
    <w:rsid w:val="00455B75"/>
    <w:rsid w:val="004566AB"/>
    <w:rsid w:val="0046022D"/>
    <w:rsid w:val="00461AFE"/>
    <w:rsid w:val="00461D2D"/>
    <w:rsid w:val="004626EF"/>
    <w:rsid w:val="00462AF6"/>
    <w:rsid w:val="00462BB2"/>
    <w:rsid w:val="00462C45"/>
    <w:rsid w:val="00462F01"/>
    <w:rsid w:val="004638A1"/>
    <w:rsid w:val="0046444D"/>
    <w:rsid w:val="00465A09"/>
    <w:rsid w:val="00465F13"/>
    <w:rsid w:val="00466A8B"/>
    <w:rsid w:val="004678AD"/>
    <w:rsid w:val="00467CFB"/>
    <w:rsid w:val="00467D6F"/>
    <w:rsid w:val="0047004E"/>
    <w:rsid w:val="00470589"/>
    <w:rsid w:val="0047103F"/>
    <w:rsid w:val="004711F2"/>
    <w:rsid w:val="004715CC"/>
    <w:rsid w:val="0047222D"/>
    <w:rsid w:val="0047274D"/>
    <w:rsid w:val="004728EE"/>
    <w:rsid w:val="00473061"/>
    <w:rsid w:val="0047400D"/>
    <w:rsid w:val="00474352"/>
    <w:rsid w:val="00475308"/>
    <w:rsid w:val="00476F42"/>
    <w:rsid w:val="004770F3"/>
    <w:rsid w:val="00477CBC"/>
    <w:rsid w:val="00480355"/>
    <w:rsid w:val="004806AC"/>
    <w:rsid w:val="004817C8"/>
    <w:rsid w:val="00481B98"/>
    <w:rsid w:val="00481BF2"/>
    <w:rsid w:val="0048278B"/>
    <w:rsid w:val="00482844"/>
    <w:rsid w:val="004831D2"/>
    <w:rsid w:val="00484351"/>
    <w:rsid w:val="00486023"/>
    <w:rsid w:val="00486FC2"/>
    <w:rsid w:val="00487D56"/>
    <w:rsid w:val="00490B18"/>
    <w:rsid w:val="00491175"/>
    <w:rsid w:val="0049197A"/>
    <w:rsid w:val="00491C25"/>
    <w:rsid w:val="00491EC4"/>
    <w:rsid w:val="004922BF"/>
    <w:rsid w:val="004924E4"/>
    <w:rsid w:val="00492AC3"/>
    <w:rsid w:val="00492BD8"/>
    <w:rsid w:val="00492EA0"/>
    <w:rsid w:val="004957CC"/>
    <w:rsid w:val="00495DCA"/>
    <w:rsid w:val="004971D0"/>
    <w:rsid w:val="004A0AF4"/>
    <w:rsid w:val="004A0B06"/>
    <w:rsid w:val="004A1228"/>
    <w:rsid w:val="004A27C5"/>
    <w:rsid w:val="004A27D0"/>
    <w:rsid w:val="004A456D"/>
    <w:rsid w:val="004A58DE"/>
    <w:rsid w:val="004A59B3"/>
    <w:rsid w:val="004A5F84"/>
    <w:rsid w:val="004A66C6"/>
    <w:rsid w:val="004A6872"/>
    <w:rsid w:val="004B044C"/>
    <w:rsid w:val="004B0FC6"/>
    <w:rsid w:val="004B0FC7"/>
    <w:rsid w:val="004B1025"/>
    <w:rsid w:val="004B1209"/>
    <w:rsid w:val="004B25BF"/>
    <w:rsid w:val="004B29D7"/>
    <w:rsid w:val="004B3905"/>
    <w:rsid w:val="004B3D60"/>
    <w:rsid w:val="004B4DC6"/>
    <w:rsid w:val="004B5265"/>
    <w:rsid w:val="004B5551"/>
    <w:rsid w:val="004B5F2C"/>
    <w:rsid w:val="004B62BF"/>
    <w:rsid w:val="004B7592"/>
    <w:rsid w:val="004B784B"/>
    <w:rsid w:val="004B7AC6"/>
    <w:rsid w:val="004B7C60"/>
    <w:rsid w:val="004C0350"/>
    <w:rsid w:val="004C0B27"/>
    <w:rsid w:val="004C18F0"/>
    <w:rsid w:val="004C23C6"/>
    <w:rsid w:val="004C2F61"/>
    <w:rsid w:val="004C383D"/>
    <w:rsid w:val="004C531A"/>
    <w:rsid w:val="004C579A"/>
    <w:rsid w:val="004C57B4"/>
    <w:rsid w:val="004C633B"/>
    <w:rsid w:val="004C6472"/>
    <w:rsid w:val="004C7845"/>
    <w:rsid w:val="004C7B99"/>
    <w:rsid w:val="004C7FE4"/>
    <w:rsid w:val="004D000D"/>
    <w:rsid w:val="004D0060"/>
    <w:rsid w:val="004D0449"/>
    <w:rsid w:val="004D0BEE"/>
    <w:rsid w:val="004D0F75"/>
    <w:rsid w:val="004D0FED"/>
    <w:rsid w:val="004D10FE"/>
    <w:rsid w:val="004D216D"/>
    <w:rsid w:val="004D23F3"/>
    <w:rsid w:val="004D2963"/>
    <w:rsid w:val="004D2DCF"/>
    <w:rsid w:val="004D3721"/>
    <w:rsid w:val="004D3924"/>
    <w:rsid w:val="004D3D97"/>
    <w:rsid w:val="004D48B1"/>
    <w:rsid w:val="004D4F98"/>
    <w:rsid w:val="004D5AE8"/>
    <w:rsid w:val="004D6425"/>
    <w:rsid w:val="004D67A9"/>
    <w:rsid w:val="004D710E"/>
    <w:rsid w:val="004E0A65"/>
    <w:rsid w:val="004E0CDD"/>
    <w:rsid w:val="004E109E"/>
    <w:rsid w:val="004E2735"/>
    <w:rsid w:val="004E33C6"/>
    <w:rsid w:val="004E368B"/>
    <w:rsid w:val="004E404F"/>
    <w:rsid w:val="004E4757"/>
    <w:rsid w:val="004E4F1E"/>
    <w:rsid w:val="004E50E2"/>
    <w:rsid w:val="004E5BB5"/>
    <w:rsid w:val="004E6109"/>
    <w:rsid w:val="004E6E06"/>
    <w:rsid w:val="004E752B"/>
    <w:rsid w:val="004F0A9D"/>
    <w:rsid w:val="004F1392"/>
    <w:rsid w:val="004F13A5"/>
    <w:rsid w:val="004F15BC"/>
    <w:rsid w:val="004F175B"/>
    <w:rsid w:val="004F26FA"/>
    <w:rsid w:val="004F3CDF"/>
    <w:rsid w:val="004F44E7"/>
    <w:rsid w:val="004F45E7"/>
    <w:rsid w:val="004F4DBA"/>
    <w:rsid w:val="004F61FA"/>
    <w:rsid w:val="004F6FF4"/>
    <w:rsid w:val="004F708E"/>
    <w:rsid w:val="004F7A7D"/>
    <w:rsid w:val="005004BE"/>
    <w:rsid w:val="005005BC"/>
    <w:rsid w:val="00500FED"/>
    <w:rsid w:val="00501E1F"/>
    <w:rsid w:val="005023BD"/>
    <w:rsid w:val="005028B0"/>
    <w:rsid w:val="005029E6"/>
    <w:rsid w:val="00503038"/>
    <w:rsid w:val="0050388B"/>
    <w:rsid w:val="00503F84"/>
    <w:rsid w:val="0050564E"/>
    <w:rsid w:val="0050575A"/>
    <w:rsid w:val="00505926"/>
    <w:rsid w:val="00505B96"/>
    <w:rsid w:val="00505C57"/>
    <w:rsid w:val="00506171"/>
    <w:rsid w:val="00506CB0"/>
    <w:rsid w:val="00506E08"/>
    <w:rsid w:val="00506F3A"/>
    <w:rsid w:val="00507CCA"/>
    <w:rsid w:val="00507E0D"/>
    <w:rsid w:val="00507E33"/>
    <w:rsid w:val="00510121"/>
    <w:rsid w:val="00511124"/>
    <w:rsid w:val="00512539"/>
    <w:rsid w:val="00512FA8"/>
    <w:rsid w:val="00513F9E"/>
    <w:rsid w:val="00514321"/>
    <w:rsid w:val="00515104"/>
    <w:rsid w:val="005153B9"/>
    <w:rsid w:val="005153DD"/>
    <w:rsid w:val="00515586"/>
    <w:rsid w:val="00515B88"/>
    <w:rsid w:val="00515C9A"/>
    <w:rsid w:val="005164C8"/>
    <w:rsid w:val="00516962"/>
    <w:rsid w:val="00517186"/>
    <w:rsid w:val="00517779"/>
    <w:rsid w:val="0051778A"/>
    <w:rsid w:val="00517D6A"/>
    <w:rsid w:val="005201B0"/>
    <w:rsid w:val="00525470"/>
    <w:rsid w:val="0052656E"/>
    <w:rsid w:val="005269F8"/>
    <w:rsid w:val="00526BE0"/>
    <w:rsid w:val="00526E0D"/>
    <w:rsid w:val="00526F49"/>
    <w:rsid w:val="005272EE"/>
    <w:rsid w:val="00527DDD"/>
    <w:rsid w:val="0053055C"/>
    <w:rsid w:val="00530E4B"/>
    <w:rsid w:val="00531C00"/>
    <w:rsid w:val="00531D03"/>
    <w:rsid w:val="005325B5"/>
    <w:rsid w:val="00532F87"/>
    <w:rsid w:val="005335B5"/>
    <w:rsid w:val="00533A4A"/>
    <w:rsid w:val="00533B3F"/>
    <w:rsid w:val="00533FC3"/>
    <w:rsid w:val="00534339"/>
    <w:rsid w:val="00535BD3"/>
    <w:rsid w:val="00535D5C"/>
    <w:rsid w:val="00536568"/>
    <w:rsid w:val="00536C5F"/>
    <w:rsid w:val="00536D28"/>
    <w:rsid w:val="005370AE"/>
    <w:rsid w:val="005377B2"/>
    <w:rsid w:val="00537C71"/>
    <w:rsid w:val="005402AF"/>
    <w:rsid w:val="005404BA"/>
    <w:rsid w:val="0054088E"/>
    <w:rsid w:val="005408D2"/>
    <w:rsid w:val="005412C7"/>
    <w:rsid w:val="0054176A"/>
    <w:rsid w:val="0054179F"/>
    <w:rsid w:val="00541CD9"/>
    <w:rsid w:val="005424B4"/>
    <w:rsid w:val="00543BFD"/>
    <w:rsid w:val="00543D42"/>
    <w:rsid w:val="00544E6A"/>
    <w:rsid w:val="005455F2"/>
    <w:rsid w:val="005458C2"/>
    <w:rsid w:val="00547889"/>
    <w:rsid w:val="005478AA"/>
    <w:rsid w:val="005478F4"/>
    <w:rsid w:val="00547AD5"/>
    <w:rsid w:val="00547C65"/>
    <w:rsid w:val="00547C77"/>
    <w:rsid w:val="00550144"/>
    <w:rsid w:val="00550481"/>
    <w:rsid w:val="00550497"/>
    <w:rsid w:val="00550C02"/>
    <w:rsid w:val="005510EA"/>
    <w:rsid w:val="00551697"/>
    <w:rsid w:val="0055208A"/>
    <w:rsid w:val="00552CD9"/>
    <w:rsid w:val="00553EE3"/>
    <w:rsid w:val="00554F4F"/>
    <w:rsid w:val="00555352"/>
    <w:rsid w:val="00555ABE"/>
    <w:rsid w:val="0055649E"/>
    <w:rsid w:val="005566FE"/>
    <w:rsid w:val="00556EAB"/>
    <w:rsid w:val="00556F45"/>
    <w:rsid w:val="005571D0"/>
    <w:rsid w:val="00557599"/>
    <w:rsid w:val="00560F83"/>
    <w:rsid w:val="00561E68"/>
    <w:rsid w:val="00562E04"/>
    <w:rsid w:val="00564105"/>
    <w:rsid w:val="00564B4A"/>
    <w:rsid w:val="00564C99"/>
    <w:rsid w:val="00565C27"/>
    <w:rsid w:val="005664CE"/>
    <w:rsid w:val="005665CF"/>
    <w:rsid w:val="0056694A"/>
    <w:rsid w:val="00566B38"/>
    <w:rsid w:val="00566D8B"/>
    <w:rsid w:val="00567722"/>
    <w:rsid w:val="0056779C"/>
    <w:rsid w:val="00570BD1"/>
    <w:rsid w:val="00571866"/>
    <w:rsid w:val="005724DF"/>
    <w:rsid w:val="00572BF8"/>
    <w:rsid w:val="00572F6A"/>
    <w:rsid w:val="005731AD"/>
    <w:rsid w:val="00573578"/>
    <w:rsid w:val="0057363C"/>
    <w:rsid w:val="00573DC5"/>
    <w:rsid w:val="00573E93"/>
    <w:rsid w:val="00574170"/>
    <w:rsid w:val="00575EF1"/>
    <w:rsid w:val="00575F23"/>
    <w:rsid w:val="00576A2F"/>
    <w:rsid w:val="00577981"/>
    <w:rsid w:val="005811F3"/>
    <w:rsid w:val="00581342"/>
    <w:rsid w:val="0058185F"/>
    <w:rsid w:val="00581A34"/>
    <w:rsid w:val="005821D9"/>
    <w:rsid w:val="005833EF"/>
    <w:rsid w:val="00584859"/>
    <w:rsid w:val="00584A1B"/>
    <w:rsid w:val="00584B8E"/>
    <w:rsid w:val="00584C80"/>
    <w:rsid w:val="00584ECD"/>
    <w:rsid w:val="00584F6A"/>
    <w:rsid w:val="00585147"/>
    <w:rsid w:val="00585811"/>
    <w:rsid w:val="00586538"/>
    <w:rsid w:val="00586A05"/>
    <w:rsid w:val="00586FDA"/>
    <w:rsid w:val="005873C8"/>
    <w:rsid w:val="00590DF6"/>
    <w:rsid w:val="0059153F"/>
    <w:rsid w:val="00591A24"/>
    <w:rsid w:val="0059427A"/>
    <w:rsid w:val="005961F1"/>
    <w:rsid w:val="005969AB"/>
    <w:rsid w:val="005976B2"/>
    <w:rsid w:val="005977DA"/>
    <w:rsid w:val="005A0B47"/>
    <w:rsid w:val="005A229E"/>
    <w:rsid w:val="005A2798"/>
    <w:rsid w:val="005A33BC"/>
    <w:rsid w:val="005A4650"/>
    <w:rsid w:val="005A4827"/>
    <w:rsid w:val="005A4CC3"/>
    <w:rsid w:val="005A5101"/>
    <w:rsid w:val="005A5B43"/>
    <w:rsid w:val="005A5B44"/>
    <w:rsid w:val="005A6CC1"/>
    <w:rsid w:val="005A6F55"/>
    <w:rsid w:val="005A799F"/>
    <w:rsid w:val="005A7BC2"/>
    <w:rsid w:val="005A7DDB"/>
    <w:rsid w:val="005A7FAA"/>
    <w:rsid w:val="005B010F"/>
    <w:rsid w:val="005B197D"/>
    <w:rsid w:val="005B3128"/>
    <w:rsid w:val="005B3CA7"/>
    <w:rsid w:val="005B42E2"/>
    <w:rsid w:val="005B4AA5"/>
    <w:rsid w:val="005B5766"/>
    <w:rsid w:val="005B7CD7"/>
    <w:rsid w:val="005C096A"/>
    <w:rsid w:val="005C0BF1"/>
    <w:rsid w:val="005C0EB3"/>
    <w:rsid w:val="005C13A8"/>
    <w:rsid w:val="005C1FF4"/>
    <w:rsid w:val="005C24D2"/>
    <w:rsid w:val="005C2876"/>
    <w:rsid w:val="005C2986"/>
    <w:rsid w:val="005C333A"/>
    <w:rsid w:val="005C3715"/>
    <w:rsid w:val="005C4613"/>
    <w:rsid w:val="005C4D9D"/>
    <w:rsid w:val="005C52FB"/>
    <w:rsid w:val="005C6BFF"/>
    <w:rsid w:val="005C6CB4"/>
    <w:rsid w:val="005C7198"/>
    <w:rsid w:val="005D0462"/>
    <w:rsid w:val="005D106D"/>
    <w:rsid w:val="005D1A54"/>
    <w:rsid w:val="005D2100"/>
    <w:rsid w:val="005D39BD"/>
    <w:rsid w:val="005D5935"/>
    <w:rsid w:val="005D7744"/>
    <w:rsid w:val="005D7973"/>
    <w:rsid w:val="005D7BC0"/>
    <w:rsid w:val="005D7C06"/>
    <w:rsid w:val="005D7C40"/>
    <w:rsid w:val="005D7CC7"/>
    <w:rsid w:val="005D7D44"/>
    <w:rsid w:val="005D7F56"/>
    <w:rsid w:val="005E058F"/>
    <w:rsid w:val="005E09F5"/>
    <w:rsid w:val="005E0FB8"/>
    <w:rsid w:val="005E13B7"/>
    <w:rsid w:val="005E17AA"/>
    <w:rsid w:val="005E1F94"/>
    <w:rsid w:val="005E25FB"/>
    <w:rsid w:val="005E2A47"/>
    <w:rsid w:val="005E30CC"/>
    <w:rsid w:val="005E348F"/>
    <w:rsid w:val="005E4455"/>
    <w:rsid w:val="005E46A9"/>
    <w:rsid w:val="005E4AAA"/>
    <w:rsid w:val="005E58A2"/>
    <w:rsid w:val="005E6163"/>
    <w:rsid w:val="005E61BA"/>
    <w:rsid w:val="005E660A"/>
    <w:rsid w:val="005E67CA"/>
    <w:rsid w:val="005E74BA"/>
    <w:rsid w:val="005F006D"/>
    <w:rsid w:val="005F0235"/>
    <w:rsid w:val="005F0289"/>
    <w:rsid w:val="005F02AE"/>
    <w:rsid w:val="005F058D"/>
    <w:rsid w:val="005F0B2D"/>
    <w:rsid w:val="005F1186"/>
    <w:rsid w:val="005F1710"/>
    <w:rsid w:val="005F1FB4"/>
    <w:rsid w:val="005F216B"/>
    <w:rsid w:val="005F3081"/>
    <w:rsid w:val="005F3109"/>
    <w:rsid w:val="005F39E1"/>
    <w:rsid w:val="005F40C7"/>
    <w:rsid w:val="005F444F"/>
    <w:rsid w:val="005F586F"/>
    <w:rsid w:val="005F5A54"/>
    <w:rsid w:val="005F6420"/>
    <w:rsid w:val="005F64B1"/>
    <w:rsid w:val="005F6D69"/>
    <w:rsid w:val="005F6DEC"/>
    <w:rsid w:val="005F7C22"/>
    <w:rsid w:val="006001FB"/>
    <w:rsid w:val="0060092C"/>
    <w:rsid w:val="00600A04"/>
    <w:rsid w:val="00600CB6"/>
    <w:rsid w:val="006015A6"/>
    <w:rsid w:val="0060202B"/>
    <w:rsid w:val="006025CE"/>
    <w:rsid w:val="0060261C"/>
    <w:rsid w:val="0060481A"/>
    <w:rsid w:val="006048B8"/>
    <w:rsid w:val="00605942"/>
    <w:rsid w:val="00606A4F"/>
    <w:rsid w:val="00606C09"/>
    <w:rsid w:val="00607E94"/>
    <w:rsid w:val="00610FF3"/>
    <w:rsid w:val="0061129A"/>
    <w:rsid w:val="006112B1"/>
    <w:rsid w:val="00611350"/>
    <w:rsid w:val="00612BA3"/>
    <w:rsid w:val="006132E4"/>
    <w:rsid w:val="0061446F"/>
    <w:rsid w:val="00614A70"/>
    <w:rsid w:val="00614B9E"/>
    <w:rsid w:val="0061537C"/>
    <w:rsid w:val="00615B03"/>
    <w:rsid w:val="00615C53"/>
    <w:rsid w:val="00616B80"/>
    <w:rsid w:val="00617228"/>
    <w:rsid w:val="006176B3"/>
    <w:rsid w:val="00617E28"/>
    <w:rsid w:val="006202CF"/>
    <w:rsid w:val="00620528"/>
    <w:rsid w:val="0062148F"/>
    <w:rsid w:val="00622E0E"/>
    <w:rsid w:val="006237F7"/>
    <w:rsid w:val="006238EB"/>
    <w:rsid w:val="00623EFB"/>
    <w:rsid w:val="00623F01"/>
    <w:rsid w:val="0062464D"/>
    <w:rsid w:val="00624FC0"/>
    <w:rsid w:val="00625AE7"/>
    <w:rsid w:val="00626883"/>
    <w:rsid w:val="0062F4F1"/>
    <w:rsid w:val="00630756"/>
    <w:rsid w:val="0063081E"/>
    <w:rsid w:val="0063159D"/>
    <w:rsid w:val="00631C65"/>
    <w:rsid w:val="00633331"/>
    <w:rsid w:val="006343DB"/>
    <w:rsid w:val="006347F0"/>
    <w:rsid w:val="0063547F"/>
    <w:rsid w:val="00635D57"/>
    <w:rsid w:val="0063606C"/>
    <w:rsid w:val="00636F50"/>
    <w:rsid w:val="00637A90"/>
    <w:rsid w:val="00640989"/>
    <w:rsid w:val="006413D8"/>
    <w:rsid w:val="00642497"/>
    <w:rsid w:val="006424F8"/>
    <w:rsid w:val="006425E8"/>
    <w:rsid w:val="00642B49"/>
    <w:rsid w:val="00642C9F"/>
    <w:rsid w:val="006433A2"/>
    <w:rsid w:val="00643D4B"/>
    <w:rsid w:val="0064458E"/>
    <w:rsid w:val="00644608"/>
    <w:rsid w:val="006448E6"/>
    <w:rsid w:val="00645187"/>
    <w:rsid w:val="006455A4"/>
    <w:rsid w:val="00647E8B"/>
    <w:rsid w:val="00650139"/>
    <w:rsid w:val="0065015F"/>
    <w:rsid w:val="006516A3"/>
    <w:rsid w:val="006527CB"/>
    <w:rsid w:val="00652B1C"/>
    <w:rsid w:val="00652DC5"/>
    <w:rsid w:val="00653A0E"/>
    <w:rsid w:val="00653F48"/>
    <w:rsid w:val="00654859"/>
    <w:rsid w:val="00654F5D"/>
    <w:rsid w:val="0065697C"/>
    <w:rsid w:val="006569D7"/>
    <w:rsid w:val="00656BB7"/>
    <w:rsid w:val="006600BA"/>
    <w:rsid w:val="00660F81"/>
    <w:rsid w:val="006628C1"/>
    <w:rsid w:val="00663385"/>
    <w:rsid w:val="00663661"/>
    <w:rsid w:val="00663FA9"/>
    <w:rsid w:val="0066439B"/>
    <w:rsid w:val="006645D9"/>
    <w:rsid w:val="006646E2"/>
    <w:rsid w:val="00664AA8"/>
    <w:rsid w:val="00664C6E"/>
    <w:rsid w:val="006658F1"/>
    <w:rsid w:val="00665A84"/>
    <w:rsid w:val="00666720"/>
    <w:rsid w:val="00667038"/>
    <w:rsid w:val="0066709C"/>
    <w:rsid w:val="0066734D"/>
    <w:rsid w:val="00667552"/>
    <w:rsid w:val="00667708"/>
    <w:rsid w:val="006702B5"/>
    <w:rsid w:val="00670FDE"/>
    <w:rsid w:val="006720CF"/>
    <w:rsid w:val="0067217F"/>
    <w:rsid w:val="0067345E"/>
    <w:rsid w:val="006735C7"/>
    <w:rsid w:val="00674960"/>
    <w:rsid w:val="00674C6B"/>
    <w:rsid w:val="0067526C"/>
    <w:rsid w:val="006753AC"/>
    <w:rsid w:val="006757AF"/>
    <w:rsid w:val="00675C21"/>
    <w:rsid w:val="00676055"/>
    <w:rsid w:val="00676E2B"/>
    <w:rsid w:val="006777C4"/>
    <w:rsid w:val="00677DF2"/>
    <w:rsid w:val="00677EB1"/>
    <w:rsid w:val="00677FD9"/>
    <w:rsid w:val="00680552"/>
    <w:rsid w:val="00680C41"/>
    <w:rsid w:val="00681DC1"/>
    <w:rsid w:val="00683AC6"/>
    <w:rsid w:val="00683C2C"/>
    <w:rsid w:val="00684C0A"/>
    <w:rsid w:val="00684C41"/>
    <w:rsid w:val="00684C7B"/>
    <w:rsid w:val="00684D65"/>
    <w:rsid w:val="00685417"/>
    <w:rsid w:val="00685B9F"/>
    <w:rsid w:val="00685F60"/>
    <w:rsid w:val="00686610"/>
    <w:rsid w:val="00686B1A"/>
    <w:rsid w:val="00686EFF"/>
    <w:rsid w:val="00687EF4"/>
    <w:rsid w:val="00690491"/>
    <w:rsid w:val="006904FE"/>
    <w:rsid w:val="00691180"/>
    <w:rsid w:val="0069163B"/>
    <w:rsid w:val="00692F22"/>
    <w:rsid w:val="0069340F"/>
    <w:rsid w:val="006940A8"/>
    <w:rsid w:val="006940EA"/>
    <w:rsid w:val="00694622"/>
    <w:rsid w:val="00694662"/>
    <w:rsid w:val="00694CEC"/>
    <w:rsid w:val="00697622"/>
    <w:rsid w:val="00697CBE"/>
    <w:rsid w:val="006A0857"/>
    <w:rsid w:val="006A0F8D"/>
    <w:rsid w:val="006A1EF4"/>
    <w:rsid w:val="006A3BCB"/>
    <w:rsid w:val="006A543D"/>
    <w:rsid w:val="006A5643"/>
    <w:rsid w:val="006A6D5C"/>
    <w:rsid w:val="006A740E"/>
    <w:rsid w:val="006A7DB1"/>
    <w:rsid w:val="006B05BC"/>
    <w:rsid w:val="006B086E"/>
    <w:rsid w:val="006B11D9"/>
    <w:rsid w:val="006B37C4"/>
    <w:rsid w:val="006B3FC5"/>
    <w:rsid w:val="006B4A5A"/>
    <w:rsid w:val="006B51CD"/>
    <w:rsid w:val="006B5F42"/>
    <w:rsid w:val="006B7067"/>
    <w:rsid w:val="006B7E49"/>
    <w:rsid w:val="006B7FC6"/>
    <w:rsid w:val="006C11A3"/>
    <w:rsid w:val="006C15C6"/>
    <w:rsid w:val="006C18DF"/>
    <w:rsid w:val="006C407F"/>
    <w:rsid w:val="006C49D3"/>
    <w:rsid w:val="006C54B6"/>
    <w:rsid w:val="006C5522"/>
    <w:rsid w:val="006C60D7"/>
    <w:rsid w:val="006C6F19"/>
    <w:rsid w:val="006C71EF"/>
    <w:rsid w:val="006C7ACF"/>
    <w:rsid w:val="006C7F8F"/>
    <w:rsid w:val="006D01F8"/>
    <w:rsid w:val="006D055C"/>
    <w:rsid w:val="006D0F0B"/>
    <w:rsid w:val="006D1864"/>
    <w:rsid w:val="006D2EC4"/>
    <w:rsid w:val="006D30F6"/>
    <w:rsid w:val="006D4A38"/>
    <w:rsid w:val="006D4B68"/>
    <w:rsid w:val="006D508C"/>
    <w:rsid w:val="006D51AD"/>
    <w:rsid w:val="006D6766"/>
    <w:rsid w:val="006D69D3"/>
    <w:rsid w:val="006D7864"/>
    <w:rsid w:val="006D7F83"/>
    <w:rsid w:val="006D7FEE"/>
    <w:rsid w:val="006E0B5A"/>
    <w:rsid w:val="006E0ED5"/>
    <w:rsid w:val="006E15E0"/>
    <w:rsid w:val="006E1AA1"/>
    <w:rsid w:val="006E1BD7"/>
    <w:rsid w:val="006E1FA7"/>
    <w:rsid w:val="006E22CA"/>
    <w:rsid w:val="006E2C08"/>
    <w:rsid w:val="006E45A6"/>
    <w:rsid w:val="006E4713"/>
    <w:rsid w:val="006E57C3"/>
    <w:rsid w:val="006E57E8"/>
    <w:rsid w:val="006E5B9F"/>
    <w:rsid w:val="006E5FB0"/>
    <w:rsid w:val="006E6379"/>
    <w:rsid w:val="006E6924"/>
    <w:rsid w:val="006E6BB9"/>
    <w:rsid w:val="006E6EFC"/>
    <w:rsid w:val="006E716D"/>
    <w:rsid w:val="006E72BE"/>
    <w:rsid w:val="006F103D"/>
    <w:rsid w:val="006F1D60"/>
    <w:rsid w:val="006F278A"/>
    <w:rsid w:val="006F27E1"/>
    <w:rsid w:val="006F318E"/>
    <w:rsid w:val="006F3C45"/>
    <w:rsid w:val="006F432C"/>
    <w:rsid w:val="006F4BA6"/>
    <w:rsid w:val="006F6235"/>
    <w:rsid w:val="006F6590"/>
    <w:rsid w:val="006F661D"/>
    <w:rsid w:val="006F6E2A"/>
    <w:rsid w:val="006F758E"/>
    <w:rsid w:val="0070042B"/>
    <w:rsid w:val="00701F02"/>
    <w:rsid w:val="007027C0"/>
    <w:rsid w:val="0070353D"/>
    <w:rsid w:val="007042DA"/>
    <w:rsid w:val="00704587"/>
    <w:rsid w:val="00704954"/>
    <w:rsid w:val="00704B79"/>
    <w:rsid w:val="0070581D"/>
    <w:rsid w:val="007062D9"/>
    <w:rsid w:val="00707A78"/>
    <w:rsid w:val="00707C99"/>
    <w:rsid w:val="00710254"/>
    <w:rsid w:val="00710781"/>
    <w:rsid w:val="007107A4"/>
    <w:rsid w:val="00711CA9"/>
    <w:rsid w:val="00711DB9"/>
    <w:rsid w:val="00712194"/>
    <w:rsid w:val="0071258F"/>
    <w:rsid w:val="00712835"/>
    <w:rsid w:val="00712CCC"/>
    <w:rsid w:val="00712E61"/>
    <w:rsid w:val="007139DC"/>
    <w:rsid w:val="00713A9A"/>
    <w:rsid w:val="00714762"/>
    <w:rsid w:val="00715B82"/>
    <w:rsid w:val="00715E17"/>
    <w:rsid w:val="007162E8"/>
    <w:rsid w:val="007162F9"/>
    <w:rsid w:val="007166D6"/>
    <w:rsid w:val="007178F4"/>
    <w:rsid w:val="00717E7C"/>
    <w:rsid w:val="0072189A"/>
    <w:rsid w:val="007218BD"/>
    <w:rsid w:val="00722821"/>
    <w:rsid w:val="00722C35"/>
    <w:rsid w:val="00723329"/>
    <w:rsid w:val="00723394"/>
    <w:rsid w:val="00724551"/>
    <w:rsid w:val="007245E2"/>
    <w:rsid w:val="00724EDA"/>
    <w:rsid w:val="00725E92"/>
    <w:rsid w:val="00726381"/>
    <w:rsid w:val="00726DA9"/>
    <w:rsid w:val="00727074"/>
    <w:rsid w:val="00727D13"/>
    <w:rsid w:val="00727E49"/>
    <w:rsid w:val="007300CB"/>
    <w:rsid w:val="00730A6F"/>
    <w:rsid w:val="00731790"/>
    <w:rsid w:val="00731C33"/>
    <w:rsid w:val="00732145"/>
    <w:rsid w:val="0073224E"/>
    <w:rsid w:val="0073290F"/>
    <w:rsid w:val="007329BA"/>
    <w:rsid w:val="00732A33"/>
    <w:rsid w:val="007335C9"/>
    <w:rsid w:val="007336CE"/>
    <w:rsid w:val="00733A81"/>
    <w:rsid w:val="00733C15"/>
    <w:rsid w:val="00733C31"/>
    <w:rsid w:val="00734371"/>
    <w:rsid w:val="0073644A"/>
    <w:rsid w:val="0073651C"/>
    <w:rsid w:val="007369D8"/>
    <w:rsid w:val="00736C40"/>
    <w:rsid w:val="00736E79"/>
    <w:rsid w:val="00736EFD"/>
    <w:rsid w:val="00737996"/>
    <w:rsid w:val="00737CA1"/>
    <w:rsid w:val="007404A6"/>
    <w:rsid w:val="00740D3D"/>
    <w:rsid w:val="007411BE"/>
    <w:rsid w:val="007411F3"/>
    <w:rsid w:val="00741510"/>
    <w:rsid w:val="007421F4"/>
    <w:rsid w:val="00742698"/>
    <w:rsid w:val="00743133"/>
    <w:rsid w:val="007432A1"/>
    <w:rsid w:val="00743572"/>
    <w:rsid w:val="007443E7"/>
    <w:rsid w:val="007445A5"/>
    <w:rsid w:val="00745430"/>
    <w:rsid w:val="00745F4C"/>
    <w:rsid w:val="00746F12"/>
    <w:rsid w:val="007475DD"/>
    <w:rsid w:val="00747D73"/>
    <w:rsid w:val="00750EA3"/>
    <w:rsid w:val="00751A26"/>
    <w:rsid w:val="007520A8"/>
    <w:rsid w:val="00752710"/>
    <w:rsid w:val="00753628"/>
    <w:rsid w:val="00753A87"/>
    <w:rsid w:val="00753A9A"/>
    <w:rsid w:val="00753C3A"/>
    <w:rsid w:val="00753E06"/>
    <w:rsid w:val="0075442D"/>
    <w:rsid w:val="00754C3D"/>
    <w:rsid w:val="00754F65"/>
    <w:rsid w:val="00754FE5"/>
    <w:rsid w:val="0075502A"/>
    <w:rsid w:val="00755796"/>
    <w:rsid w:val="00755EB7"/>
    <w:rsid w:val="00755FF8"/>
    <w:rsid w:val="007563FF"/>
    <w:rsid w:val="0075736B"/>
    <w:rsid w:val="00757434"/>
    <w:rsid w:val="0076064A"/>
    <w:rsid w:val="00760690"/>
    <w:rsid w:val="00761287"/>
    <w:rsid w:val="00761AEB"/>
    <w:rsid w:val="007623A8"/>
    <w:rsid w:val="00763DC6"/>
    <w:rsid w:val="00763F1E"/>
    <w:rsid w:val="00765543"/>
    <w:rsid w:val="00765E6B"/>
    <w:rsid w:val="00766040"/>
    <w:rsid w:val="00766B15"/>
    <w:rsid w:val="00770B63"/>
    <w:rsid w:val="0077102E"/>
    <w:rsid w:val="0077137B"/>
    <w:rsid w:val="00771812"/>
    <w:rsid w:val="007729FC"/>
    <w:rsid w:val="00774BCD"/>
    <w:rsid w:val="00775439"/>
    <w:rsid w:val="0077746E"/>
    <w:rsid w:val="007779FC"/>
    <w:rsid w:val="0078130D"/>
    <w:rsid w:val="007815D9"/>
    <w:rsid w:val="00782C4A"/>
    <w:rsid w:val="00782E3A"/>
    <w:rsid w:val="00782ED0"/>
    <w:rsid w:val="00782F91"/>
    <w:rsid w:val="0078312C"/>
    <w:rsid w:val="007852B7"/>
    <w:rsid w:val="00786A65"/>
    <w:rsid w:val="00787AAF"/>
    <w:rsid w:val="007906F1"/>
    <w:rsid w:val="00790782"/>
    <w:rsid w:val="0079103D"/>
    <w:rsid w:val="00791107"/>
    <w:rsid w:val="00791271"/>
    <w:rsid w:val="00791CDE"/>
    <w:rsid w:val="007921B4"/>
    <w:rsid w:val="007929F7"/>
    <w:rsid w:val="00792B02"/>
    <w:rsid w:val="00792BAB"/>
    <w:rsid w:val="00794BAE"/>
    <w:rsid w:val="00794FB3"/>
    <w:rsid w:val="00795E24"/>
    <w:rsid w:val="00797878"/>
    <w:rsid w:val="007A0402"/>
    <w:rsid w:val="007A1BF5"/>
    <w:rsid w:val="007A1D7C"/>
    <w:rsid w:val="007A2137"/>
    <w:rsid w:val="007A21B7"/>
    <w:rsid w:val="007A2C35"/>
    <w:rsid w:val="007A3158"/>
    <w:rsid w:val="007A31DD"/>
    <w:rsid w:val="007A3AD6"/>
    <w:rsid w:val="007A3CC7"/>
    <w:rsid w:val="007A4389"/>
    <w:rsid w:val="007A43DC"/>
    <w:rsid w:val="007A4663"/>
    <w:rsid w:val="007A53C0"/>
    <w:rsid w:val="007A56A0"/>
    <w:rsid w:val="007A6618"/>
    <w:rsid w:val="007A7346"/>
    <w:rsid w:val="007A7797"/>
    <w:rsid w:val="007A78A7"/>
    <w:rsid w:val="007B0FF2"/>
    <w:rsid w:val="007B2694"/>
    <w:rsid w:val="007B2D3C"/>
    <w:rsid w:val="007B36B9"/>
    <w:rsid w:val="007B4C0C"/>
    <w:rsid w:val="007B4FD0"/>
    <w:rsid w:val="007B5ED2"/>
    <w:rsid w:val="007B6029"/>
    <w:rsid w:val="007B63C7"/>
    <w:rsid w:val="007B6585"/>
    <w:rsid w:val="007B6897"/>
    <w:rsid w:val="007B6F10"/>
    <w:rsid w:val="007B6F76"/>
    <w:rsid w:val="007B6FD7"/>
    <w:rsid w:val="007B7B91"/>
    <w:rsid w:val="007B7CD6"/>
    <w:rsid w:val="007C0342"/>
    <w:rsid w:val="007C1424"/>
    <w:rsid w:val="007C19FD"/>
    <w:rsid w:val="007C2B11"/>
    <w:rsid w:val="007C2D5B"/>
    <w:rsid w:val="007C2E01"/>
    <w:rsid w:val="007C2E2C"/>
    <w:rsid w:val="007C3292"/>
    <w:rsid w:val="007C4297"/>
    <w:rsid w:val="007C5743"/>
    <w:rsid w:val="007C5C85"/>
    <w:rsid w:val="007C5E60"/>
    <w:rsid w:val="007C63AB"/>
    <w:rsid w:val="007C670A"/>
    <w:rsid w:val="007C6F04"/>
    <w:rsid w:val="007C7241"/>
    <w:rsid w:val="007C78ED"/>
    <w:rsid w:val="007D0891"/>
    <w:rsid w:val="007D105F"/>
    <w:rsid w:val="007D176A"/>
    <w:rsid w:val="007D1DD3"/>
    <w:rsid w:val="007D1E01"/>
    <w:rsid w:val="007D3061"/>
    <w:rsid w:val="007D34B6"/>
    <w:rsid w:val="007D3C14"/>
    <w:rsid w:val="007D3CD5"/>
    <w:rsid w:val="007D46B0"/>
    <w:rsid w:val="007D4E8C"/>
    <w:rsid w:val="007D5D0C"/>
    <w:rsid w:val="007D603B"/>
    <w:rsid w:val="007D64DA"/>
    <w:rsid w:val="007E0130"/>
    <w:rsid w:val="007E39D0"/>
    <w:rsid w:val="007E3C76"/>
    <w:rsid w:val="007E45AA"/>
    <w:rsid w:val="007E4C48"/>
    <w:rsid w:val="007E4C79"/>
    <w:rsid w:val="007E5049"/>
    <w:rsid w:val="007E547E"/>
    <w:rsid w:val="007E57AB"/>
    <w:rsid w:val="007E5BA4"/>
    <w:rsid w:val="007E5BEB"/>
    <w:rsid w:val="007E5E6B"/>
    <w:rsid w:val="007E62F1"/>
    <w:rsid w:val="007E6971"/>
    <w:rsid w:val="007E71A9"/>
    <w:rsid w:val="007F02D2"/>
    <w:rsid w:val="007F0AEE"/>
    <w:rsid w:val="007F12E1"/>
    <w:rsid w:val="007F1477"/>
    <w:rsid w:val="007F1836"/>
    <w:rsid w:val="007F2E36"/>
    <w:rsid w:val="007F3A7D"/>
    <w:rsid w:val="007F3C23"/>
    <w:rsid w:val="007F3CF8"/>
    <w:rsid w:val="007F45F7"/>
    <w:rsid w:val="007F4ACC"/>
    <w:rsid w:val="007F4F68"/>
    <w:rsid w:val="007F50CB"/>
    <w:rsid w:val="007F52EA"/>
    <w:rsid w:val="007F580F"/>
    <w:rsid w:val="007F68FD"/>
    <w:rsid w:val="007F7DCF"/>
    <w:rsid w:val="008004DA"/>
    <w:rsid w:val="00801DC0"/>
    <w:rsid w:val="00802752"/>
    <w:rsid w:val="0080358F"/>
    <w:rsid w:val="00804101"/>
    <w:rsid w:val="008056DC"/>
    <w:rsid w:val="0080570F"/>
    <w:rsid w:val="00805C4A"/>
    <w:rsid w:val="00805D06"/>
    <w:rsid w:val="00805F86"/>
    <w:rsid w:val="0080622E"/>
    <w:rsid w:val="008077C3"/>
    <w:rsid w:val="008078EF"/>
    <w:rsid w:val="00807D86"/>
    <w:rsid w:val="00807D96"/>
    <w:rsid w:val="00810B7D"/>
    <w:rsid w:val="00810C1C"/>
    <w:rsid w:val="00810C4E"/>
    <w:rsid w:val="008125EF"/>
    <w:rsid w:val="0081294F"/>
    <w:rsid w:val="00813F8C"/>
    <w:rsid w:val="00814234"/>
    <w:rsid w:val="00814357"/>
    <w:rsid w:val="00814F35"/>
    <w:rsid w:val="00815102"/>
    <w:rsid w:val="00815C75"/>
    <w:rsid w:val="00815FAD"/>
    <w:rsid w:val="008161EC"/>
    <w:rsid w:val="00816513"/>
    <w:rsid w:val="00816AB8"/>
    <w:rsid w:val="00816BE4"/>
    <w:rsid w:val="008170C5"/>
    <w:rsid w:val="008178C6"/>
    <w:rsid w:val="0082091F"/>
    <w:rsid w:val="00820A31"/>
    <w:rsid w:val="00820DE0"/>
    <w:rsid w:val="00820EE2"/>
    <w:rsid w:val="008210B1"/>
    <w:rsid w:val="00821263"/>
    <w:rsid w:val="008213E1"/>
    <w:rsid w:val="00822683"/>
    <w:rsid w:val="00822F88"/>
    <w:rsid w:val="008232D6"/>
    <w:rsid w:val="0082338F"/>
    <w:rsid w:val="00823667"/>
    <w:rsid w:val="00823774"/>
    <w:rsid w:val="00823C49"/>
    <w:rsid w:val="00824063"/>
    <w:rsid w:val="008244BC"/>
    <w:rsid w:val="00824E84"/>
    <w:rsid w:val="008258B0"/>
    <w:rsid w:val="00825FF8"/>
    <w:rsid w:val="008264A5"/>
    <w:rsid w:val="00826874"/>
    <w:rsid w:val="008269E9"/>
    <w:rsid w:val="0082782E"/>
    <w:rsid w:val="008308A1"/>
    <w:rsid w:val="0083163F"/>
    <w:rsid w:val="00831BC0"/>
    <w:rsid w:val="00831BD1"/>
    <w:rsid w:val="00832598"/>
    <w:rsid w:val="008326A1"/>
    <w:rsid w:val="00835661"/>
    <w:rsid w:val="008357A7"/>
    <w:rsid w:val="00836222"/>
    <w:rsid w:val="00836812"/>
    <w:rsid w:val="00836D80"/>
    <w:rsid w:val="00837A01"/>
    <w:rsid w:val="00837ADB"/>
    <w:rsid w:val="00837F88"/>
    <w:rsid w:val="008406CA"/>
    <w:rsid w:val="008415AA"/>
    <w:rsid w:val="00842300"/>
    <w:rsid w:val="00843282"/>
    <w:rsid w:val="008438C6"/>
    <w:rsid w:val="008456B0"/>
    <w:rsid w:val="00845CD2"/>
    <w:rsid w:val="00845E18"/>
    <w:rsid w:val="008464B4"/>
    <w:rsid w:val="008466B0"/>
    <w:rsid w:val="0084776F"/>
    <w:rsid w:val="00847A8F"/>
    <w:rsid w:val="00847E82"/>
    <w:rsid w:val="00851A32"/>
    <w:rsid w:val="008539E0"/>
    <w:rsid w:val="00854C39"/>
    <w:rsid w:val="00854D3A"/>
    <w:rsid w:val="00854D3D"/>
    <w:rsid w:val="00856393"/>
    <w:rsid w:val="008566E2"/>
    <w:rsid w:val="0085730E"/>
    <w:rsid w:val="008605CA"/>
    <w:rsid w:val="00860B97"/>
    <w:rsid w:val="00861FFD"/>
    <w:rsid w:val="0086226D"/>
    <w:rsid w:val="008626AE"/>
    <w:rsid w:val="008627AC"/>
    <w:rsid w:val="008649E1"/>
    <w:rsid w:val="00864ABE"/>
    <w:rsid w:val="00866115"/>
    <w:rsid w:val="00866948"/>
    <w:rsid w:val="00866AC1"/>
    <w:rsid w:val="00866B2C"/>
    <w:rsid w:val="00866B37"/>
    <w:rsid w:val="00866DF7"/>
    <w:rsid w:val="00866F80"/>
    <w:rsid w:val="008674A6"/>
    <w:rsid w:val="008703BC"/>
    <w:rsid w:val="00870984"/>
    <w:rsid w:val="00871EC2"/>
    <w:rsid w:val="00872C83"/>
    <w:rsid w:val="00872FC7"/>
    <w:rsid w:val="008734EA"/>
    <w:rsid w:val="00873A68"/>
    <w:rsid w:val="0087551A"/>
    <w:rsid w:val="00876136"/>
    <w:rsid w:val="00876689"/>
    <w:rsid w:val="00876D2B"/>
    <w:rsid w:val="008775E0"/>
    <w:rsid w:val="008808B5"/>
    <w:rsid w:val="00880CFE"/>
    <w:rsid w:val="00880F46"/>
    <w:rsid w:val="0088125F"/>
    <w:rsid w:val="00881AC8"/>
    <w:rsid w:val="008823DE"/>
    <w:rsid w:val="00882632"/>
    <w:rsid w:val="00883184"/>
    <w:rsid w:val="00883575"/>
    <w:rsid w:val="008846D9"/>
    <w:rsid w:val="00885173"/>
    <w:rsid w:val="00885E05"/>
    <w:rsid w:val="00885E1F"/>
    <w:rsid w:val="0088662F"/>
    <w:rsid w:val="00886B62"/>
    <w:rsid w:val="008879E5"/>
    <w:rsid w:val="008909E5"/>
    <w:rsid w:val="008927DA"/>
    <w:rsid w:val="008931E8"/>
    <w:rsid w:val="00893585"/>
    <w:rsid w:val="008938A4"/>
    <w:rsid w:val="00894003"/>
    <w:rsid w:val="008941FB"/>
    <w:rsid w:val="0089421B"/>
    <w:rsid w:val="008949B3"/>
    <w:rsid w:val="008954BE"/>
    <w:rsid w:val="00895F4B"/>
    <w:rsid w:val="0089698A"/>
    <w:rsid w:val="00896DDA"/>
    <w:rsid w:val="00897124"/>
    <w:rsid w:val="00897E2E"/>
    <w:rsid w:val="008A045D"/>
    <w:rsid w:val="008A159B"/>
    <w:rsid w:val="008A1CF3"/>
    <w:rsid w:val="008A1DC4"/>
    <w:rsid w:val="008A1DF1"/>
    <w:rsid w:val="008A29A5"/>
    <w:rsid w:val="008A3E04"/>
    <w:rsid w:val="008A3E6D"/>
    <w:rsid w:val="008A3F4A"/>
    <w:rsid w:val="008A4605"/>
    <w:rsid w:val="008A4847"/>
    <w:rsid w:val="008A4DFE"/>
    <w:rsid w:val="008A56F5"/>
    <w:rsid w:val="008A5ADA"/>
    <w:rsid w:val="008A6165"/>
    <w:rsid w:val="008A6D54"/>
    <w:rsid w:val="008A74D7"/>
    <w:rsid w:val="008A7A0B"/>
    <w:rsid w:val="008B0EBC"/>
    <w:rsid w:val="008B18E0"/>
    <w:rsid w:val="008B1D24"/>
    <w:rsid w:val="008B2F0E"/>
    <w:rsid w:val="008B3C6C"/>
    <w:rsid w:val="008B45FE"/>
    <w:rsid w:val="008B49F3"/>
    <w:rsid w:val="008B5706"/>
    <w:rsid w:val="008B5B2E"/>
    <w:rsid w:val="008B5C27"/>
    <w:rsid w:val="008B6332"/>
    <w:rsid w:val="008B6A42"/>
    <w:rsid w:val="008B6C11"/>
    <w:rsid w:val="008B710E"/>
    <w:rsid w:val="008B7525"/>
    <w:rsid w:val="008B781A"/>
    <w:rsid w:val="008B792B"/>
    <w:rsid w:val="008C1041"/>
    <w:rsid w:val="008C1090"/>
    <w:rsid w:val="008C17D2"/>
    <w:rsid w:val="008C1BB3"/>
    <w:rsid w:val="008C22F3"/>
    <w:rsid w:val="008C2B6F"/>
    <w:rsid w:val="008C2EDB"/>
    <w:rsid w:val="008C418F"/>
    <w:rsid w:val="008C48E0"/>
    <w:rsid w:val="008C4A90"/>
    <w:rsid w:val="008C4F1F"/>
    <w:rsid w:val="008C6169"/>
    <w:rsid w:val="008C62BB"/>
    <w:rsid w:val="008C637E"/>
    <w:rsid w:val="008C67E0"/>
    <w:rsid w:val="008C6F26"/>
    <w:rsid w:val="008C6F54"/>
    <w:rsid w:val="008D06D6"/>
    <w:rsid w:val="008D1C29"/>
    <w:rsid w:val="008D1C2B"/>
    <w:rsid w:val="008D1D7A"/>
    <w:rsid w:val="008D1DA3"/>
    <w:rsid w:val="008D1E1C"/>
    <w:rsid w:val="008D2A66"/>
    <w:rsid w:val="008D2A83"/>
    <w:rsid w:val="008D2D3A"/>
    <w:rsid w:val="008D3A8D"/>
    <w:rsid w:val="008D4380"/>
    <w:rsid w:val="008D44DE"/>
    <w:rsid w:val="008D4A25"/>
    <w:rsid w:val="008D4F17"/>
    <w:rsid w:val="008D5522"/>
    <w:rsid w:val="008D582F"/>
    <w:rsid w:val="008D6931"/>
    <w:rsid w:val="008D77CF"/>
    <w:rsid w:val="008D78B1"/>
    <w:rsid w:val="008E0238"/>
    <w:rsid w:val="008E12FF"/>
    <w:rsid w:val="008E2715"/>
    <w:rsid w:val="008E2763"/>
    <w:rsid w:val="008E2C80"/>
    <w:rsid w:val="008E2C9C"/>
    <w:rsid w:val="008E35C6"/>
    <w:rsid w:val="008E403C"/>
    <w:rsid w:val="008E41C8"/>
    <w:rsid w:val="008E43C8"/>
    <w:rsid w:val="008E4C3C"/>
    <w:rsid w:val="008E561E"/>
    <w:rsid w:val="008E5789"/>
    <w:rsid w:val="008E58C0"/>
    <w:rsid w:val="008E5945"/>
    <w:rsid w:val="008E70FD"/>
    <w:rsid w:val="008E7207"/>
    <w:rsid w:val="008E7B02"/>
    <w:rsid w:val="008E7F64"/>
    <w:rsid w:val="008F0C24"/>
    <w:rsid w:val="008F1091"/>
    <w:rsid w:val="008F1184"/>
    <w:rsid w:val="008F13A0"/>
    <w:rsid w:val="008F1EDF"/>
    <w:rsid w:val="008F27DF"/>
    <w:rsid w:val="008F2AEC"/>
    <w:rsid w:val="008F444E"/>
    <w:rsid w:val="008F48B4"/>
    <w:rsid w:val="008F4D0B"/>
    <w:rsid w:val="008F5347"/>
    <w:rsid w:val="008F55A0"/>
    <w:rsid w:val="008F55FB"/>
    <w:rsid w:val="008F5882"/>
    <w:rsid w:val="008F59CC"/>
    <w:rsid w:val="008F6693"/>
    <w:rsid w:val="008F6BF6"/>
    <w:rsid w:val="008F7D5A"/>
    <w:rsid w:val="008F7E5D"/>
    <w:rsid w:val="008F7F29"/>
    <w:rsid w:val="0090062F"/>
    <w:rsid w:val="00900D65"/>
    <w:rsid w:val="00901749"/>
    <w:rsid w:val="00901FF9"/>
    <w:rsid w:val="00902FA8"/>
    <w:rsid w:val="009041A2"/>
    <w:rsid w:val="00905417"/>
    <w:rsid w:val="00905E1E"/>
    <w:rsid w:val="009060F6"/>
    <w:rsid w:val="0090796C"/>
    <w:rsid w:val="0091142C"/>
    <w:rsid w:val="00912357"/>
    <w:rsid w:val="00912894"/>
    <w:rsid w:val="00912A8F"/>
    <w:rsid w:val="00912E18"/>
    <w:rsid w:val="009130CD"/>
    <w:rsid w:val="009135E0"/>
    <w:rsid w:val="00913950"/>
    <w:rsid w:val="00913967"/>
    <w:rsid w:val="00914700"/>
    <w:rsid w:val="00914992"/>
    <w:rsid w:val="00914FF6"/>
    <w:rsid w:val="00915112"/>
    <w:rsid w:val="009155AA"/>
    <w:rsid w:val="009167C3"/>
    <w:rsid w:val="009168AA"/>
    <w:rsid w:val="009170F4"/>
    <w:rsid w:val="00917225"/>
    <w:rsid w:val="0091741A"/>
    <w:rsid w:val="00917CB1"/>
    <w:rsid w:val="00917CD0"/>
    <w:rsid w:val="00920826"/>
    <w:rsid w:val="009214B5"/>
    <w:rsid w:val="009214EE"/>
    <w:rsid w:val="00922609"/>
    <w:rsid w:val="00922935"/>
    <w:rsid w:val="00923E07"/>
    <w:rsid w:val="009243D1"/>
    <w:rsid w:val="0092473A"/>
    <w:rsid w:val="00925273"/>
    <w:rsid w:val="009260D8"/>
    <w:rsid w:val="009261B8"/>
    <w:rsid w:val="0092640D"/>
    <w:rsid w:val="009268E4"/>
    <w:rsid w:val="00926A5B"/>
    <w:rsid w:val="00926DF5"/>
    <w:rsid w:val="0092714A"/>
    <w:rsid w:val="00927FD4"/>
    <w:rsid w:val="00930153"/>
    <w:rsid w:val="00931437"/>
    <w:rsid w:val="00931DFC"/>
    <w:rsid w:val="009321F1"/>
    <w:rsid w:val="00932AD3"/>
    <w:rsid w:val="009330FF"/>
    <w:rsid w:val="0093343A"/>
    <w:rsid w:val="009358E6"/>
    <w:rsid w:val="00936351"/>
    <w:rsid w:val="00936459"/>
    <w:rsid w:val="0093652C"/>
    <w:rsid w:val="0093683F"/>
    <w:rsid w:val="00936A11"/>
    <w:rsid w:val="00936BCE"/>
    <w:rsid w:val="00936FCA"/>
    <w:rsid w:val="009376A3"/>
    <w:rsid w:val="00940659"/>
    <w:rsid w:val="009407F9"/>
    <w:rsid w:val="009419E7"/>
    <w:rsid w:val="00941D01"/>
    <w:rsid w:val="00941EC0"/>
    <w:rsid w:val="00941F64"/>
    <w:rsid w:val="009435DC"/>
    <w:rsid w:val="00943E48"/>
    <w:rsid w:val="00944441"/>
    <w:rsid w:val="00944D81"/>
    <w:rsid w:val="00944FA6"/>
    <w:rsid w:val="009455ED"/>
    <w:rsid w:val="00945AE0"/>
    <w:rsid w:val="0094791B"/>
    <w:rsid w:val="00947A48"/>
    <w:rsid w:val="00950921"/>
    <w:rsid w:val="00950ED5"/>
    <w:rsid w:val="0095151A"/>
    <w:rsid w:val="0095177F"/>
    <w:rsid w:val="00952539"/>
    <w:rsid w:val="009537B1"/>
    <w:rsid w:val="00954179"/>
    <w:rsid w:val="009545B4"/>
    <w:rsid w:val="00954694"/>
    <w:rsid w:val="00954DE3"/>
    <w:rsid w:val="00955035"/>
    <w:rsid w:val="0095574D"/>
    <w:rsid w:val="00955EB2"/>
    <w:rsid w:val="0095680F"/>
    <w:rsid w:val="00956F9E"/>
    <w:rsid w:val="009575CC"/>
    <w:rsid w:val="0095785F"/>
    <w:rsid w:val="00957BAB"/>
    <w:rsid w:val="0096057E"/>
    <w:rsid w:val="0096077D"/>
    <w:rsid w:val="00962506"/>
    <w:rsid w:val="00963CD1"/>
    <w:rsid w:val="0096454A"/>
    <w:rsid w:val="009648B4"/>
    <w:rsid w:val="00964ABC"/>
    <w:rsid w:val="00966A8B"/>
    <w:rsid w:val="00966B41"/>
    <w:rsid w:val="009700E9"/>
    <w:rsid w:val="0097075E"/>
    <w:rsid w:val="00970796"/>
    <w:rsid w:val="00971862"/>
    <w:rsid w:val="00972422"/>
    <w:rsid w:val="00972D8F"/>
    <w:rsid w:val="00972E4F"/>
    <w:rsid w:val="00973332"/>
    <w:rsid w:val="00973AB5"/>
    <w:rsid w:val="009740A6"/>
    <w:rsid w:val="009745C1"/>
    <w:rsid w:val="0097589D"/>
    <w:rsid w:val="0097677D"/>
    <w:rsid w:val="00976DF3"/>
    <w:rsid w:val="00977095"/>
    <w:rsid w:val="009775D9"/>
    <w:rsid w:val="00977BB1"/>
    <w:rsid w:val="00977C70"/>
    <w:rsid w:val="00981265"/>
    <w:rsid w:val="009814E9"/>
    <w:rsid w:val="00981C3E"/>
    <w:rsid w:val="00981D0C"/>
    <w:rsid w:val="0098316D"/>
    <w:rsid w:val="009835B3"/>
    <w:rsid w:val="00983881"/>
    <w:rsid w:val="00983A82"/>
    <w:rsid w:val="00983DF1"/>
    <w:rsid w:val="00983FFA"/>
    <w:rsid w:val="0098418C"/>
    <w:rsid w:val="00984A0E"/>
    <w:rsid w:val="00984D03"/>
    <w:rsid w:val="00985958"/>
    <w:rsid w:val="00986903"/>
    <w:rsid w:val="00987118"/>
    <w:rsid w:val="009878FB"/>
    <w:rsid w:val="009909CA"/>
    <w:rsid w:val="00990ED2"/>
    <w:rsid w:val="00991E5B"/>
    <w:rsid w:val="00992841"/>
    <w:rsid w:val="00992901"/>
    <w:rsid w:val="00992B95"/>
    <w:rsid w:val="00992CF2"/>
    <w:rsid w:val="00992F28"/>
    <w:rsid w:val="009930D4"/>
    <w:rsid w:val="00993AFF"/>
    <w:rsid w:val="00993BB4"/>
    <w:rsid w:val="00995AF7"/>
    <w:rsid w:val="00995F61"/>
    <w:rsid w:val="00996717"/>
    <w:rsid w:val="009968C8"/>
    <w:rsid w:val="00996B19"/>
    <w:rsid w:val="00996F70"/>
    <w:rsid w:val="009A0678"/>
    <w:rsid w:val="009A0D80"/>
    <w:rsid w:val="009A14EE"/>
    <w:rsid w:val="009A1A0F"/>
    <w:rsid w:val="009A2224"/>
    <w:rsid w:val="009A300D"/>
    <w:rsid w:val="009A37BD"/>
    <w:rsid w:val="009A3CE9"/>
    <w:rsid w:val="009A4024"/>
    <w:rsid w:val="009A5860"/>
    <w:rsid w:val="009A631F"/>
    <w:rsid w:val="009A6D22"/>
    <w:rsid w:val="009A713F"/>
    <w:rsid w:val="009A7978"/>
    <w:rsid w:val="009A79C2"/>
    <w:rsid w:val="009B0EE2"/>
    <w:rsid w:val="009B19AD"/>
    <w:rsid w:val="009B20A0"/>
    <w:rsid w:val="009B2465"/>
    <w:rsid w:val="009B3325"/>
    <w:rsid w:val="009B3456"/>
    <w:rsid w:val="009B531F"/>
    <w:rsid w:val="009B5E99"/>
    <w:rsid w:val="009B659E"/>
    <w:rsid w:val="009B76E8"/>
    <w:rsid w:val="009C007D"/>
    <w:rsid w:val="009C01F5"/>
    <w:rsid w:val="009C0A76"/>
    <w:rsid w:val="009C15B5"/>
    <w:rsid w:val="009C1F7A"/>
    <w:rsid w:val="009C2054"/>
    <w:rsid w:val="009C3EE1"/>
    <w:rsid w:val="009C4B54"/>
    <w:rsid w:val="009C6D60"/>
    <w:rsid w:val="009C75A3"/>
    <w:rsid w:val="009C79A7"/>
    <w:rsid w:val="009D1F4E"/>
    <w:rsid w:val="009D22A3"/>
    <w:rsid w:val="009D235D"/>
    <w:rsid w:val="009D2BF8"/>
    <w:rsid w:val="009D3C16"/>
    <w:rsid w:val="009D3DED"/>
    <w:rsid w:val="009D41FB"/>
    <w:rsid w:val="009D428E"/>
    <w:rsid w:val="009D47C3"/>
    <w:rsid w:val="009D4A89"/>
    <w:rsid w:val="009D4BAC"/>
    <w:rsid w:val="009D4CD6"/>
    <w:rsid w:val="009D4DD7"/>
    <w:rsid w:val="009D4E4E"/>
    <w:rsid w:val="009D510F"/>
    <w:rsid w:val="009D5279"/>
    <w:rsid w:val="009D5BF0"/>
    <w:rsid w:val="009D6D03"/>
    <w:rsid w:val="009E021A"/>
    <w:rsid w:val="009E13EC"/>
    <w:rsid w:val="009E14FF"/>
    <w:rsid w:val="009E2614"/>
    <w:rsid w:val="009E2A13"/>
    <w:rsid w:val="009E2D34"/>
    <w:rsid w:val="009E2D59"/>
    <w:rsid w:val="009E32B2"/>
    <w:rsid w:val="009E39D4"/>
    <w:rsid w:val="009E3F79"/>
    <w:rsid w:val="009E44F3"/>
    <w:rsid w:val="009E4F2E"/>
    <w:rsid w:val="009E51FE"/>
    <w:rsid w:val="009E5206"/>
    <w:rsid w:val="009E59F8"/>
    <w:rsid w:val="009E5B1A"/>
    <w:rsid w:val="009E730A"/>
    <w:rsid w:val="009E74B7"/>
    <w:rsid w:val="009E7D86"/>
    <w:rsid w:val="009F002F"/>
    <w:rsid w:val="009F0639"/>
    <w:rsid w:val="009F0727"/>
    <w:rsid w:val="009F0BA3"/>
    <w:rsid w:val="009F13DF"/>
    <w:rsid w:val="009F1BF0"/>
    <w:rsid w:val="009F23A4"/>
    <w:rsid w:val="009F2AC1"/>
    <w:rsid w:val="009F3E2A"/>
    <w:rsid w:val="009F4B2B"/>
    <w:rsid w:val="009F63BF"/>
    <w:rsid w:val="009F69EA"/>
    <w:rsid w:val="009F6C2F"/>
    <w:rsid w:val="009F742E"/>
    <w:rsid w:val="009F7CC6"/>
    <w:rsid w:val="00A0083D"/>
    <w:rsid w:val="00A00AE4"/>
    <w:rsid w:val="00A00E60"/>
    <w:rsid w:val="00A00FAE"/>
    <w:rsid w:val="00A01D5D"/>
    <w:rsid w:val="00A02816"/>
    <w:rsid w:val="00A028C9"/>
    <w:rsid w:val="00A031B0"/>
    <w:rsid w:val="00A03457"/>
    <w:rsid w:val="00A03558"/>
    <w:rsid w:val="00A05782"/>
    <w:rsid w:val="00A05993"/>
    <w:rsid w:val="00A05D38"/>
    <w:rsid w:val="00A0629A"/>
    <w:rsid w:val="00A06310"/>
    <w:rsid w:val="00A075BF"/>
    <w:rsid w:val="00A076DC"/>
    <w:rsid w:val="00A07B01"/>
    <w:rsid w:val="00A07CFD"/>
    <w:rsid w:val="00A07D37"/>
    <w:rsid w:val="00A101DB"/>
    <w:rsid w:val="00A102E4"/>
    <w:rsid w:val="00A11306"/>
    <w:rsid w:val="00A11CB0"/>
    <w:rsid w:val="00A127F0"/>
    <w:rsid w:val="00A12811"/>
    <w:rsid w:val="00A139B8"/>
    <w:rsid w:val="00A139D0"/>
    <w:rsid w:val="00A13DB0"/>
    <w:rsid w:val="00A14186"/>
    <w:rsid w:val="00A1481C"/>
    <w:rsid w:val="00A16116"/>
    <w:rsid w:val="00A1661F"/>
    <w:rsid w:val="00A176DD"/>
    <w:rsid w:val="00A210A9"/>
    <w:rsid w:val="00A21456"/>
    <w:rsid w:val="00A21629"/>
    <w:rsid w:val="00A229E4"/>
    <w:rsid w:val="00A229E5"/>
    <w:rsid w:val="00A22F4A"/>
    <w:rsid w:val="00A2414F"/>
    <w:rsid w:val="00A2478E"/>
    <w:rsid w:val="00A24C54"/>
    <w:rsid w:val="00A2669C"/>
    <w:rsid w:val="00A26AB4"/>
    <w:rsid w:val="00A30DD3"/>
    <w:rsid w:val="00A3156F"/>
    <w:rsid w:val="00A31B18"/>
    <w:rsid w:val="00A33329"/>
    <w:rsid w:val="00A33B36"/>
    <w:rsid w:val="00A34DED"/>
    <w:rsid w:val="00A35F91"/>
    <w:rsid w:val="00A36651"/>
    <w:rsid w:val="00A36BAD"/>
    <w:rsid w:val="00A36C00"/>
    <w:rsid w:val="00A37344"/>
    <w:rsid w:val="00A4079E"/>
    <w:rsid w:val="00A40E5F"/>
    <w:rsid w:val="00A410DA"/>
    <w:rsid w:val="00A42621"/>
    <w:rsid w:val="00A427B6"/>
    <w:rsid w:val="00A42E9A"/>
    <w:rsid w:val="00A430DF"/>
    <w:rsid w:val="00A43402"/>
    <w:rsid w:val="00A4385A"/>
    <w:rsid w:val="00A44A0A"/>
    <w:rsid w:val="00A45630"/>
    <w:rsid w:val="00A46AEB"/>
    <w:rsid w:val="00A46ED9"/>
    <w:rsid w:val="00A472F6"/>
    <w:rsid w:val="00A474C5"/>
    <w:rsid w:val="00A474E5"/>
    <w:rsid w:val="00A47ABF"/>
    <w:rsid w:val="00A47BD7"/>
    <w:rsid w:val="00A47F8E"/>
    <w:rsid w:val="00A50782"/>
    <w:rsid w:val="00A5083A"/>
    <w:rsid w:val="00A510BA"/>
    <w:rsid w:val="00A510DF"/>
    <w:rsid w:val="00A517F2"/>
    <w:rsid w:val="00A524E6"/>
    <w:rsid w:val="00A528B0"/>
    <w:rsid w:val="00A52E68"/>
    <w:rsid w:val="00A53A64"/>
    <w:rsid w:val="00A53D65"/>
    <w:rsid w:val="00A53E19"/>
    <w:rsid w:val="00A5490F"/>
    <w:rsid w:val="00A54923"/>
    <w:rsid w:val="00A54F51"/>
    <w:rsid w:val="00A5575B"/>
    <w:rsid w:val="00A55DA5"/>
    <w:rsid w:val="00A56F46"/>
    <w:rsid w:val="00A57086"/>
    <w:rsid w:val="00A573FE"/>
    <w:rsid w:val="00A60BB0"/>
    <w:rsid w:val="00A61572"/>
    <w:rsid w:val="00A61C52"/>
    <w:rsid w:val="00A6286A"/>
    <w:rsid w:val="00A62D1E"/>
    <w:rsid w:val="00A62FBF"/>
    <w:rsid w:val="00A6389E"/>
    <w:rsid w:val="00A639BB"/>
    <w:rsid w:val="00A645FF"/>
    <w:rsid w:val="00A65B20"/>
    <w:rsid w:val="00A6609C"/>
    <w:rsid w:val="00A663CC"/>
    <w:rsid w:val="00A66F93"/>
    <w:rsid w:val="00A6782B"/>
    <w:rsid w:val="00A7078A"/>
    <w:rsid w:val="00A70E0A"/>
    <w:rsid w:val="00A73868"/>
    <w:rsid w:val="00A73E44"/>
    <w:rsid w:val="00A767F8"/>
    <w:rsid w:val="00A7698A"/>
    <w:rsid w:val="00A76CBC"/>
    <w:rsid w:val="00A76F73"/>
    <w:rsid w:val="00A77AF4"/>
    <w:rsid w:val="00A8142A"/>
    <w:rsid w:val="00A8226C"/>
    <w:rsid w:val="00A8295B"/>
    <w:rsid w:val="00A82C60"/>
    <w:rsid w:val="00A82D72"/>
    <w:rsid w:val="00A83244"/>
    <w:rsid w:val="00A836B5"/>
    <w:rsid w:val="00A83E91"/>
    <w:rsid w:val="00A84035"/>
    <w:rsid w:val="00A843D7"/>
    <w:rsid w:val="00A84C52"/>
    <w:rsid w:val="00A857F3"/>
    <w:rsid w:val="00A85B29"/>
    <w:rsid w:val="00A867DC"/>
    <w:rsid w:val="00A87BC9"/>
    <w:rsid w:val="00A9051D"/>
    <w:rsid w:val="00A91D7E"/>
    <w:rsid w:val="00A93354"/>
    <w:rsid w:val="00A94449"/>
    <w:rsid w:val="00A94558"/>
    <w:rsid w:val="00A946FA"/>
    <w:rsid w:val="00A9481F"/>
    <w:rsid w:val="00A975B0"/>
    <w:rsid w:val="00A9799B"/>
    <w:rsid w:val="00A97E6D"/>
    <w:rsid w:val="00AA0896"/>
    <w:rsid w:val="00AA0F53"/>
    <w:rsid w:val="00AA0F84"/>
    <w:rsid w:val="00AA2557"/>
    <w:rsid w:val="00AA2A3D"/>
    <w:rsid w:val="00AA2DB5"/>
    <w:rsid w:val="00AA2EE4"/>
    <w:rsid w:val="00AA2FD9"/>
    <w:rsid w:val="00AA31D7"/>
    <w:rsid w:val="00AA3B21"/>
    <w:rsid w:val="00AA402B"/>
    <w:rsid w:val="00AA482D"/>
    <w:rsid w:val="00AA5BFF"/>
    <w:rsid w:val="00AA5F51"/>
    <w:rsid w:val="00AA6577"/>
    <w:rsid w:val="00AA68BF"/>
    <w:rsid w:val="00AA692D"/>
    <w:rsid w:val="00AA755D"/>
    <w:rsid w:val="00AB03E9"/>
    <w:rsid w:val="00AB1E6F"/>
    <w:rsid w:val="00AB245A"/>
    <w:rsid w:val="00AB25AD"/>
    <w:rsid w:val="00AB3ECB"/>
    <w:rsid w:val="00AB3F9F"/>
    <w:rsid w:val="00AB46AC"/>
    <w:rsid w:val="00AB4A07"/>
    <w:rsid w:val="00AB4FB0"/>
    <w:rsid w:val="00AB68B3"/>
    <w:rsid w:val="00AB6C75"/>
    <w:rsid w:val="00AB73CF"/>
    <w:rsid w:val="00AC02B0"/>
    <w:rsid w:val="00AC19B1"/>
    <w:rsid w:val="00AC1BD4"/>
    <w:rsid w:val="00AC1BFB"/>
    <w:rsid w:val="00AC2232"/>
    <w:rsid w:val="00AC283F"/>
    <w:rsid w:val="00AC2E94"/>
    <w:rsid w:val="00AC2EC4"/>
    <w:rsid w:val="00AC306F"/>
    <w:rsid w:val="00AC3AA1"/>
    <w:rsid w:val="00AC3F8F"/>
    <w:rsid w:val="00AC4C76"/>
    <w:rsid w:val="00AC52E9"/>
    <w:rsid w:val="00AC5830"/>
    <w:rsid w:val="00AC5D6B"/>
    <w:rsid w:val="00AC6635"/>
    <w:rsid w:val="00AC74DB"/>
    <w:rsid w:val="00AC74E3"/>
    <w:rsid w:val="00AD00FB"/>
    <w:rsid w:val="00AD0122"/>
    <w:rsid w:val="00AD051D"/>
    <w:rsid w:val="00AD08D1"/>
    <w:rsid w:val="00AD0D98"/>
    <w:rsid w:val="00AD1183"/>
    <w:rsid w:val="00AD1244"/>
    <w:rsid w:val="00AD154D"/>
    <w:rsid w:val="00AD1C89"/>
    <w:rsid w:val="00AD3780"/>
    <w:rsid w:val="00AD3842"/>
    <w:rsid w:val="00AD3CDA"/>
    <w:rsid w:val="00AD48F6"/>
    <w:rsid w:val="00AD4974"/>
    <w:rsid w:val="00AD4BF1"/>
    <w:rsid w:val="00AD4CE1"/>
    <w:rsid w:val="00AD5387"/>
    <w:rsid w:val="00AD5D6A"/>
    <w:rsid w:val="00AD62C7"/>
    <w:rsid w:val="00AD75D3"/>
    <w:rsid w:val="00AE1203"/>
    <w:rsid w:val="00AE1BEB"/>
    <w:rsid w:val="00AE20A2"/>
    <w:rsid w:val="00AE2149"/>
    <w:rsid w:val="00AE2293"/>
    <w:rsid w:val="00AE2438"/>
    <w:rsid w:val="00AE2767"/>
    <w:rsid w:val="00AE29DA"/>
    <w:rsid w:val="00AE2A4F"/>
    <w:rsid w:val="00AE377E"/>
    <w:rsid w:val="00AE4456"/>
    <w:rsid w:val="00AE45E6"/>
    <w:rsid w:val="00AE540D"/>
    <w:rsid w:val="00AE54DA"/>
    <w:rsid w:val="00AE553F"/>
    <w:rsid w:val="00AE555D"/>
    <w:rsid w:val="00AE63A6"/>
    <w:rsid w:val="00AE6AC2"/>
    <w:rsid w:val="00AE6C30"/>
    <w:rsid w:val="00AE72B3"/>
    <w:rsid w:val="00AF0296"/>
    <w:rsid w:val="00AF0343"/>
    <w:rsid w:val="00AF1797"/>
    <w:rsid w:val="00AF20B3"/>
    <w:rsid w:val="00AF29F3"/>
    <w:rsid w:val="00AF3312"/>
    <w:rsid w:val="00AF4311"/>
    <w:rsid w:val="00AF4720"/>
    <w:rsid w:val="00AF4983"/>
    <w:rsid w:val="00AF4B50"/>
    <w:rsid w:val="00AF5789"/>
    <w:rsid w:val="00AF6B2A"/>
    <w:rsid w:val="00AF6CD5"/>
    <w:rsid w:val="00AF7B5C"/>
    <w:rsid w:val="00B01363"/>
    <w:rsid w:val="00B02085"/>
    <w:rsid w:val="00B026D2"/>
    <w:rsid w:val="00B0295B"/>
    <w:rsid w:val="00B0452D"/>
    <w:rsid w:val="00B056A0"/>
    <w:rsid w:val="00B05927"/>
    <w:rsid w:val="00B05B5E"/>
    <w:rsid w:val="00B0624E"/>
    <w:rsid w:val="00B07FD8"/>
    <w:rsid w:val="00B10305"/>
    <w:rsid w:val="00B10915"/>
    <w:rsid w:val="00B10E93"/>
    <w:rsid w:val="00B1128E"/>
    <w:rsid w:val="00B11408"/>
    <w:rsid w:val="00B117EF"/>
    <w:rsid w:val="00B11B70"/>
    <w:rsid w:val="00B11E03"/>
    <w:rsid w:val="00B12D04"/>
    <w:rsid w:val="00B1358E"/>
    <w:rsid w:val="00B13C70"/>
    <w:rsid w:val="00B149BB"/>
    <w:rsid w:val="00B14CBA"/>
    <w:rsid w:val="00B14F1B"/>
    <w:rsid w:val="00B15659"/>
    <w:rsid w:val="00B166A4"/>
    <w:rsid w:val="00B16A39"/>
    <w:rsid w:val="00B16C31"/>
    <w:rsid w:val="00B17460"/>
    <w:rsid w:val="00B20453"/>
    <w:rsid w:val="00B21211"/>
    <w:rsid w:val="00B21C55"/>
    <w:rsid w:val="00B22B26"/>
    <w:rsid w:val="00B23516"/>
    <w:rsid w:val="00B23D35"/>
    <w:rsid w:val="00B24176"/>
    <w:rsid w:val="00B2468F"/>
    <w:rsid w:val="00B24FF0"/>
    <w:rsid w:val="00B2534E"/>
    <w:rsid w:val="00B2554D"/>
    <w:rsid w:val="00B25A0E"/>
    <w:rsid w:val="00B26069"/>
    <w:rsid w:val="00B26371"/>
    <w:rsid w:val="00B263C8"/>
    <w:rsid w:val="00B26C10"/>
    <w:rsid w:val="00B3016A"/>
    <w:rsid w:val="00B30C93"/>
    <w:rsid w:val="00B30FF4"/>
    <w:rsid w:val="00B31093"/>
    <w:rsid w:val="00B32907"/>
    <w:rsid w:val="00B33787"/>
    <w:rsid w:val="00B33A27"/>
    <w:rsid w:val="00B33A30"/>
    <w:rsid w:val="00B33B7C"/>
    <w:rsid w:val="00B346D5"/>
    <w:rsid w:val="00B35510"/>
    <w:rsid w:val="00B35E1F"/>
    <w:rsid w:val="00B36C27"/>
    <w:rsid w:val="00B37CAE"/>
    <w:rsid w:val="00B40208"/>
    <w:rsid w:val="00B40FA4"/>
    <w:rsid w:val="00B417AD"/>
    <w:rsid w:val="00B419D2"/>
    <w:rsid w:val="00B41C29"/>
    <w:rsid w:val="00B42139"/>
    <w:rsid w:val="00B42BDC"/>
    <w:rsid w:val="00B4300D"/>
    <w:rsid w:val="00B43579"/>
    <w:rsid w:val="00B43E65"/>
    <w:rsid w:val="00B44513"/>
    <w:rsid w:val="00B447BB"/>
    <w:rsid w:val="00B462CC"/>
    <w:rsid w:val="00B46696"/>
    <w:rsid w:val="00B469C3"/>
    <w:rsid w:val="00B46E4F"/>
    <w:rsid w:val="00B47142"/>
    <w:rsid w:val="00B471C5"/>
    <w:rsid w:val="00B4749A"/>
    <w:rsid w:val="00B5044B"/>
    <w:rsid w:val="00B50DE4"/>
    <w:rsid w:val="00B511E7"/>
    <w:rsid w:val="00B519CB"/>
    <w:rsid w:val="00B51CC6"/>
    <w:rsid w:val="00B527D1"/>
    <w:rsid w:val="00B53E4A"/>
    <w:rsid w:val="00B53EFB"/>
    <w:rsid w:val="00B54EA2"/>
    <w:rsid w:val="00B5500F"/>
    <w:rsid w:val="00B55E8E"/>
    <w:rsid w:val="00B56E50"/>
    <w:rsid w:val="00B57589"/>
    <w:rsid w:val="00B57644"/>
    <w:rsid w:val="00B576EC"/>
    <w:rsid w:val="00B57BD7"/>
    <w:rsid w:val="00B60371"/>
    <w:rsid w:val="00B60B99"/>
    <w:rsid w:val="00B60FFD"/>
    <w:rsid w:val="00B613EE"/>
    <w:rsid w:val="00B614D9"/>
    <w:rsid w:val="00B61C35"/>
    <w:rsid w:val="00B61F83"/>
    <w:rsid w:val="00B62199"/>
    <w:rsid w:val="00B62340"/>
    <w:rsid w:val="00B625FC"/>
    <w:rsid w:val="00B62B79"/>
    <w:rsid w:val="00B63CE7"/>
    <w:rsid w:val="00B63D1E"/>
    <w:rsid w:val="00B642B4"/>
    <w:rsid w:val="00B646A3"/>
    <w:rsid w:val="00B6470C"/>
    <w:rsid w:val="00B65728"/>
    <w:rsid w:val="00B659BB"/>
    <w:rsid w:val="00B65A54"/>
    <w:rsid w:val="00B65AF1"/>
    <w:rsid w:val="00B66A64"/>
    <w:rsid w:val="00B6718D"/>
    <w:rsid w:val="00B711EC"/>
    <w:rsid w:val="00B718AF"/>
    <w:rsid w:val="00B71F25"/>
    <w:rsid w:val="00B73040"/>
    <w:rsid w:val="00B73E0A"/>
    <w:rsid w:val="00B73EDB"/>
    <w:rsid w:val="00B74105"/>
    <w:rsid w:val="00B74BCD"/>
    <w:rsid w:val="00B75C5B"/>
    <w:rsid w:val="00B75D22"/>
    <w:rsid w:val="00B766CC"/>
    <w:rsid w:val="00B76C70"/>
    <w:rsid w:val="00B771F5"/>
    <w:rsid w:val="00B8006A"/>
    <w:rsid w:val="00B80D59"/>
    <w:rsid w:val="00B80D71"/>
    <w:rsid w:val="00B8156F"/>
    <w:rsid w:val="00B81FF5"/>
    <w:rsid w:val="00B82232"/>
    <w:rsid w:val="00B82BA9"/>
    <w:rsid w:val="00B8308D"/>
    <w:rsid w:val="00B83828"/>
    <w:rsid w:val="00B83D96"/>
    <w:rsid w:val="00B83E73"/>
    <w:rsid w:val="00B84299"/>
    <w:rsid w:val="00B843BB"/>
    <w:rsid w:val="00B8452D"/>
    <w:rsid w:val="00B845B8"/>
    <w:rsid w:val="00B84D1C"/>
    <w:rsid w:val="00B84DE8"/>
    <w:rsid w:val="00B84FF2"/>
    <w:rsid w:val="00B85C7F"/>
    <w:rsid w:val="00B862AE"/>
    <w:rsid w:val="00B86448"/>
    <w:rsid w:val="00B8653D"/>
    <w:rsid w:val="00B878E6"/>
    <w:rsid w:val="00B90266"/>
    <w:rsid w:val="00B90B90"/>
    <w:rsid w:val="00B90BAA"/>
    <w:rsid w:val="00B91809"/>
    <w:rsid w:val="00B920B5"/>
    <w:rsid w:val="00B92379"/>
    <w:rsid w:val="00B92BD0"/>
    <w:rsid w:val="00B92DF2"/>
    <w:rsid w:val="00B92F0D"/>
    <w:rsid w:val="00B932DA"/>
    <w:rsid w:val="00B9378C"/>
    <w:rsid w:val="00B93B31"/>
    <w:rsid w:val="00B94331"/>
    <w:rsid w:val="00B94BF4"/>
    <w:rsid w:val="00B954C6"/>
    <w:rsid w:val="00B95527"/>
    <w:rsid w:val="00B955AB"/>
    <w:rsid w:val="00B95C37"/>
    <w:rsid w:val="00B95FEC"/>
    <w:rsid w:val="00B970EB"/>
    <w:rsid w:val="00B978BF"/>
    <w:rsid w:val="00BA02EE"/>
    <w:rsid w:val="00BA0903"/>
    <w:rsid w:val="00BA1074"/>
    <w:rsid w:val="00BA158C"/>
    <w:rsid w:val="00BA182E"/>
    <w:rsid w:val="00BA1969"/>
    <w:rsid w:val="00BA33FE"/>
    <w:rsid w:val="00BA3BDE"/>
    <w:rsid w:val="00BA42A6"/>
    <w:rsid w:val="00BA597E"/>
    <w:rsid w:val="00BA6F99"/>
    <w:rsid w:val="00BA72F4"/>
    <w:rsid w:val="00BB00E3"/>
    <w:rsid w:val="00BB1013"/>
    <w:rsid w:val="00BB132B"/>
    <w:rsid w:val="00BB13D5"/>
    <w:rsid w:val="00BB13FB"/>
    <w:rsid w:val="00BB1E56"/>
    <w:rsid w:val="00BB23D5"/>
    <w:rsid w:val="00BB2406"/>
    <w:rsid w:val="00BB2A56"/>
    <w:rsid w:val="00BB2A7B"/>
    <w:rsid w:val="00BB393D"/>
    <w:rsid w:val="00BB45AA"/>
    <w:rsid w:val="00BB5341"/>
    <w:rsid w:val="00BB5A23"/>
    <w:rsid w:val="00BB6A1B"/>
    <w:rsid w:val="00BB718C"/>
    <w:rsid w:val="00BB78EE"/>
    <w:rsid w:val="00BC0647"/>
    <w:rsid w:val="00BC0891"/>
    <w:rsid w:val="00BC08DF"/>
    <w:rsid w:val="00BC1A13"/>
    <w:rsid w:val="00BC25D9"/>
    <w:rsid w:val="00BC2AA4"/>
    <w:rsid w:val="00BC3255"/>
    <w:rsid w:val="00BC32B3"/>
    <w:rsid w:val="00BC3640"/>
    <w:rsid w:val="00BC405C"/>
    <w:rsid w:val="00BC4A21"/>
    <w:rsid w:val="00BC53F4"/>
    <w:rsid w:val="00BC58F0"/>
    <w:rsid w:val="00BC61DE"/>
    <w:rsid w:val="00BC6511"/>
    <w:rsid w:val="00BC66E1"/>
    <w:rsid w:val="00BC677A"/>
    <w:rsid w:val="00BC70EB"/>
    <w:rsid w:val="00BC7D5D"/>
    <w:rsid w:val="00BC7E20"/>
    <w:rsid w:val="00BC7F2B"/>
    <w:rsid w:val="00BD023D"/>
    <w:rsid w:val="00BD1FAA"/>
    <w:rsid w:val="00BD2B27"/>
    <w:rsid w:val="00BD2DE4"/>
    <w:rsid w:val="00BD32EE"/>
    <w:rsid w:val="00BD46F8"/>
    <w:rsid w:val="00BD6122"/>
    <w:rsid w:val="00BD6285"/>
    <w:rsid w:val="00BD653D"/>
    <w:rsid w:val="00BD77D9"/>
    <w:rsid w:val="00BD7EA5"/>
    <w:rsid w:val="00BE061A"/>
    <w:rsid w:val="00BE0E7E"/>
    <w:rsid w:val="00BE2085"/>
    <w:rsid w:val="00BE2767"/>
    <w:rsid w:val="00BE3598"/>
    <w:rsid w:val="00BE59B7"/>
    <w:rsid w:val="00BE5B07"/>
    <w:rsid w:val="00BE5D59"/>
    <w:rsid w:val="00BE60B3"/>
    <w:rsid w:val="00BE6717"/>
    <w:rsid w:val="00BE6AC3"/>
    <w:rsid w:val="00BE6AFD"/>
    <w:rsid w:val="00BF0EBC"/>
    <w:rsid w:val="00BF0FD1"/>
    <w:rsid w:val="00BF168A"/>
    <w:rsid w:val="00BF1752"/>
    <w:rsid w:val="00BF1F51"/>
    <w:rsid w:val="00BF2CAF"/>
    <w:rsid w:val="00BF5680"/>
    <w:rsid w:val="00BF59C2"/>
    <w:rsid w:val="00BF5C52"/>
    <w:rsid w:val="00BF6497"/>
    <w:rsid w:val="00BF66C8"/>
    <w:rsid w:val="00C00ACB"/>
    <w:rsid w:val="00C014B0"/>
    <w:rsid w:val="00C0258E"/>
    <w:rsid w:val="00C02F53"/>
    <w:rsid w:val="00C03D1C"/>
    <w:rsid w:val="00C04C16"/>
    <w:rsid w:val="00C04C54"/>
    <w:rsid w:val="00C04C8E"/>
    <w:rsid w:val="00C0683E"/>
    <w:rsid w:val="00C06D36"/>
    <w:rsid w:val="00C06F1F"/>
    <w:rsid w:val="00C0767A"/>
    <w:rsid w:val="00C11755"/>
    <w:rsid w:val="00C11C60"/>
    <w:rsid w:val="00C121FA"/>
    <w:rsid w:val="00C12226"/>
    <w:rsid w:val="00C122B7"/>
    <w:rsid w:val="00C12556"/>
    <w:rsid w:val="00C12781"/>
    <w:rsid w:val="00C129B5"/>
    <w:rsid w:val="00C12D2D"/>
    <w:rsid w:val="00C147EB"/>
    <w:rsid w:val="00C14A62"/>
    <w:rsid w:val="00C15402"/>
    <w:rsid w:val="00C15C69"/>
    <w:rsid w:val="00C1660E"/>
    <w:rsid w:val="00C167C6"/>
    <w:rsid w:val="00C16975"/>
    <w:rsid w:val="00C2028E"/>
    <w:rsid w:val="00C205DD"/>
    <w:rsid w:val="00C209A2"/>
    <w:rsid w:val="00C20A32"/>
    <w:rsid w:val="00C21539"/>
    <w:rsid w:val="00C21E8C"/>
    <w:rsid w:val="00C24D29"/>
    <w:rsid w:val="00C24DE6"/>
    <w:rsid w:val="00C2651C"/>
    <w:rsid w:val="00C268D1"/>
    <w:rsid w:val="00C27383"/>
    <w:rsid w:val="00C2768A"/>
    <w:rsid w:val="00C2786D"/>
    <w:rsid w:val="00C30004"/>
    <w:rsid w:val="00C30ABD"/>
    <w:rsid w:val="00C31717"/>
    <w:rsid w:val="00C329B0"/>
    <w:rsid w:val="00C33DF6"/>
    <w:rsid w:val="00C3496E"/>
    <w:rsid w:val="00C34FB0"/>
    <w:rsid w:val="00C35280"/>
    <w:rsid w:val="00C35408"/>
    <w:rsid w:val="00C35813"/>
    <w:rsid w:val="00C35E3F"/>
    <w:rsid w:val="00C362F2"/>
    <w:rsid w:val="00C36649"/>
    <w:rsid w:val="00C37873"/>
    <w:rsid w:val="00C4037F"/>
    <w:rsid w:val="00C41133"/>
    <w:rsid w:val="00C41AFD"/>
    <w:rsid w:val="00C41C4D"/>
    <w:rsid w:val="00C42A2F"/>
    <w:rsid w:val="00C436AC"/>
    <w:rsid w:val="00C43C5D"/>
    <w:rsid w:val="00C444CA"/>
    <w:rsid w:val="00C450AB"/>
    <w:rsid w:val="00C45273"/>
    <w:rsid w:val="00C45359"/>
    <w:rsid w:val="00C45BB3"/>
    <w:rsid w:val="00C465FC"/>
    <w:rsid w:val="00C469C6"/>
    <w:rsid w:val="00C4788D"/>
    <w:rsid w:val="00C47975"/>
    <w:rsid w:val="00C511D3"/>
    <w:rsid w:val="00C51F24"/>
    <w:rsid w:val="00C52084"/>
    <w:rsid w:val="00C523E9"/>
    <w:rsid w:val="00C52B7A"/>
    <w:rsid w:val="00C53B14"/>
    <w:rsid w:val="00C53DDC"/>
    <w:rsid w:val="00C55D16"/>
    <w:rsid w:val="00C56705"/>
    <w:rsid w:val="00C57162"/>
    <w:rsid w:val="00C5785A"/>
    <w:rsid w:val="00C579B1"/>
    <w:rsid w:val="00C60153"/>
    <w:rsid w:val="00C60861"/>
    <w:rsid w:val="00C60C5A"/>
    <w:rsid w:val="00C60C79"/>
    <w:rsid w:val="00C61422"/>
    <w:rsid w:val="00C6154F"/>
    <w:rsid w:val="00C619B0"/>
    <w:rsid w:val="00C62C14"/>
    <w:rsid w:val="00C631E2"/>
    <w:rsid w:val="00C64A69"/>
    <w:rsid w:val="00C65097"/>
    <w:rsid w:val="00C657B6"/>
    <w:rsid w:val="00C66073"/>
    <w:rsid w:val="00C66DCD"/>
    <w:rsid w:val="00C67632"/>
    <w:rsid w:val="00C67D1F"/>
    <w:rsid w:val="00C70130"/>
    <w:rsid w:val="00C70606"/>
    <w:rsid w:val="00C70955"/>
    <w:rsid w:val="00C70A61"/>
    <w:rsid w:val="00C72931"/>
    <w:rsid w:val="00C72DD2"/>
    <w:rsid w:val="00C72FC6"/>
    <w:rsid w:val="00C73C26"/>
    <w:rsid w:val="00C750B1"/>
    <w:rsid w:val="00C75903"/>
    <w:rsid w:val="00C7620C"/>
    <w:rsid w:val="00C76BEF"/>
    <w:rsid w:val="00C77DB3"/>
    <w:rsid w:val="00C8024F"/>
    <w:rsid w:val="00C80457"/>
    <w:rsid w:val="00C808BB"/>
    <w:rsid w:val="00C80A7A"/>
    <w:rsid w:val="00C80C2D"/>
    <w:rsid w:val="00C8117C"/>
    <w:rsid w:val="00C813B7"/>
    <w:rsid w:val="00C819DE"/>
    <w:rsid w:val="00C82138"/>
    <w:rsid w:val="00C8282F"/>
    <w:rsid w:val="00C835CA"/>
    <w:rsid w:val="00C836AA"/>
    <w:rsid w:val="00C839B1"/>
    <w:rsid w:val="00C83E93"/>
    <w:rsid w:val="00C842FB"/>
    <w:rsid w:val="00C849AE"/>
    <w:rsid w:val="00C8520E"/>
    <w:rsid w:val="00C85CCB"/>
    <w:rsid w:val="00C8606A"/>
    <w:rsid w:val="00C863C4"/>
    <w:rsid w:val="00C8690C"/>
    <w:rsid w:val="00C8730D"/>
    <w:rsid w:val="00C8730F"/>
    <w:rsid w:val="00C879C1"/>
    <w:rsid w:val="00C87ADC"/>
    <w:rsid w:val="00C87D25"/>
    <w:rsid w:val="00C87FEB"/>
    <w:rsid w:val="00C9030B"/>
    <w:rsid w:val="00C903A5"/>
    <w:rsid w:val="00C90AE8"/>
    <w:rsid w:val="00C90C72"/>
    <w:rsid w:val="00C910F7"/>
    <w:rsid w:val="00C91635"/>
    <w:rsid w:val="00C917CA"/>
    <w:rsid w:val="00C91BA8"/>
    <w:rsid w:val="00C92162"/>
    <w:rsid w:val="00C92167"/>
    <w:rsid w:val="00C923BA"/>
    <w:rsid w:val="00C9257F"/>
    <w:rsid w:val="00C938AA"/>
    <w:rsid w:val="00C938DF"/>
    <w:rsid w:val="00C9414A"/>
    <w:rsid w:val="00C94B3E"/>
    <w:rsid w:val="00C9564F"/>
    <w:rsid w:val="00C95CAF"/>
    <w:rsid w:val="00C960D9"/>
    <w:rsid w:val="00C96123"/>
    <w:rsid w:val="00C964F9"/>
    <w:rsid w:val="00C96640"/>
    <w:rsid w:val="00C97685"/>
    <w:rsid w:val="00C978AD"/>
    <w:rsid w:val="00CA05C9"/>
    <w:rsid w:val="00CA26D4"/>
    <w:rsid w:val="00CA2734"/>
    <w:rsid w:val="00CA31DA"/>
    <w:rsid w:val="00CA3B4F"/>
    <w:rsid w:val="00CA48BF"/>
    <w:rsid w:val="00CA60C1"/>
    <w:rsid w:val="00CA6967"/>
    <w:rsid w:val="00CA6996"/>
    <w:rsid w:val="00CA78BA"/>
    <w:rsid w:val="00CA7BD1"/>
    <w:rsid w:val="00CB014D"/>
    <w:rsid w:val="00CB083A"/>
    <w:rsid w:val="00CB125E"/>
    <w:rsid w:val="00CB1787"/>
    <w:rsid w:val="00CB2EA1"/>
    <w:rsid w:val="00CB3900"/>
    <w:rsid w:val="00CB43FB"/>
    <w:rsid w:val="00CB5456"/>
    <w:rsid w:val="00CB58DB"/>
    <w:rsid w:val="00CB6141"/>
    <w:rsid w:val="00CB636C"/>
    <w:rsid w:val="00CB6740"/>
    <w:rsid w:val="00CB6745"/>
    <w:rsid w:val="00CB70D0"/>
    <w:rsid w:val="00CB777A"/>
    <w:rsid w:val="00CB79DA"/>
    <w:rsid w:val="00CC05F8"/>
    <w:rsid w:val="00CC0AA9"/>
    <w:rsid w:val="00CC0B71"/>
    <w:rsid w:val="00CC16BD"/>
    <w:rsid w:val="00CC1A66"/>
    <w:rsid w:val="00CC20EA"/>
    <w:rsid w:val="00CC257F"/>
    <w:rsid w:val="00CC258F"/>
    <w:rsid w:val="00CC3039"/>
    <w:rsid w:val="00CC3641"/>
    <w:rsid w:val="00CC5564"/>
    <w:rsid w:val="00CC68A1"/>
    <w:rsid w:val="00CC6C21"/>
    <w:rsid w:val="00CC7FE9"/>
    <w:rsid w:val="00CD09F1"/>
    <w:rsid w:val="00CD0ABB"/>
    <w:rsid w:val="00CD19CF"/>
    <w:rsid w:val="00CD1E3A"/>
    <w:rsid w:val="00CD21AF"/>
    <w:rsid w:val="00CD24DE"/>
    <w:rsid w:val="00CD27EE"/>
    <w:rsid w:val="00CD2E3C"/>
    <w:rsid w:val="00CD35B5"/>
    <w:rsid w:val="00CD38B5"/>
    <w:rsid w:val="00CD3B3C"/>
    <w:rsid w:val="00CD4234"/>
    <w:rsid w:val="00CD45A3"/>
    <w:rsid w:val="00CD4BEE"/>
    <w:rsid w:val="00CD5AB9"/>
    <w:rsid w:val="00CD5EEF"/>
    <w:rsid w:val="00CD6208"/>
    <w:rsid w:val="00CD68DB"/>
    <w:rsid w:val="00CD6965"/>
    <w:rsid w:val="00CD78AA"/>
    <w:rsid w:val="00CD7B50"/>
    <w:rsid w:val="00CE072C"/>
    <w:rsid w:val="00CE1500"/>
    <w:rsid w:val="00CE20FB"/>
    <w:rsid w:val="00CE2599"/>
    <w:rsid w:val="00CE2B72"/>
    <w:rsid w:val="00CE2F25"/>
    <w:rsid w:val="00CE2F45"/>
    <w:rsid w:val="00CE3209"/>
    <w:rsid w:val="00CE3E03"/>
    <w:rsid w:val="00CE3F48"/>
    <w:rsid w:val="00CE4EEF"/>
    <w:rsid w:val="00CE61ED"/>
    <w:rsid w:val="00CE6522"/>
    <w:rsid w:val="00CE699F"/>
    <w:rsid w:val="00CE6BB2"/>
    <w:rsid w:val="00CE6DB8"/>
    <w:rsid w:val="00CE6E39"/>
    <w:rsid w:val="00CF0467"/>
    <w:rsid w:val="00CF05E4"/>
    <w:rsid w:val="00CF07CE"/>
    <w:rsid w:val="00CF0CC0"/>
    <w:rsid w:val="00CF0DF6"/>
    <w:rsid w:val="00CF0F23"/>
    <w:rsid w:val="00CF112B"/>
    <w:rsid w:val="00CF1756"/>
    <w:rsid w:val="00CF17AC"/>
    <w:rsid w:val="00CF23C4"/>
    <w:rsid w:val="00CF2E11"/>
    <w:rsid w:val="00CF361B"/>
    <w:rsid w:val="00CF539D"/>
    <w:rsid w:val="00CF54B3"/>
    <w:rsid w:val="00CF5A1B"/>
    <w:rsid w:val="00CF5F3F"/>
    <w:rsid w:val="00CF65D5"/>
    <w:rsid w:val="00CF6B97"/>
    <w:rsid w:val="00D0096F"/>
    <w:rsid w:val="00D01026"/>
    <w:rsid w:val="00D01437"/>
    <w:rsid w:val="00D01DFF"/>
    <w:rsid w:val="00D02CE9"/>
    <w:rsid w:val="00D033DA"/>
    <w:rsid w:val="00D039CE"/>
    <w:rsid w:val="00D04A13"/>
    <w:rsid w:val="00D04AE0"/>
    <w:rsid w:val="00D057DD"/>
    <w:rsid w:val="00D0672B"/>
    <w:rsid w:val="00D069DD"/>
    <w:rsid w:val="00D06DD3"/>
    <w:rsid w:val="00D07E93"/>
    <w:rsid w:val="00D1049A"/>
    <w:rsid w:val="00D1176F"/>
    <w:rsid w:val="00D12F46"/>
    <w:rsid w:val="00D13A8A"/>
    <w:rsid w:val="00D13D60"/>
    <w:rsid w:val="00D13E55"/>
    <w:rsid w:val="00D16188"/>
    <w:rsid w:val="00D16204"/>
    <w:rsid w:val="00D16A74"/>
    <w:rsid w:val="00D16ADF"/>
    <w:rsid w:val="00D170E8"/>
    <w:rsid w:val="00D17627"/>
    <w:rsid w:val="00D17DD3"/>
    <w:rsid w:val="00D20015"/>
    <w:rsid w:val="00D20113"/>
    <w:rsid w:val="00D20C3D"/>
    <w:rsid w:val="00D20EE8"/>
    <w:rsid w:val="00D21AB8"/>
    <w:rsid w:val="00D21ADE"/>
    <w:rsid w:val="00D233A9"/>
    <w:rsid w:val="00D23F2A"/>
    <w:rsid w:val="00D24DA1"/>
    <w:rsid w:val="00D258B1"/>
    <w:rsid w:val="00D25B52"/>
    <w:rsid w:val="00D25C76"/>
    <w:rsid w:val="00D25FF6"/>
    <w:rsid w:val="00D27483"/>
    <w:rsid w:val="00D274C4"/>
    <w:rsid w:val="00D31510"/>
    <w:rsid w:val="00D32DD8"/>
    <w:rsid w:val="00D33A36"/>
    <w:rsid w:val="00D33A3A"/>
    <w:rsid w:val="00D33E62"/>
    <w:rsid w:val="00D365FC"/>
    <w:rsid w:val="00D36C97"/>
    <w:rsid w:val="00D375BB"/>
    <w:rsid w:val="00D37AC5"/>
    <w:rsid w:val="00D37F05"/>
    <w:rsid w:val="00D402E1"/>
    <w:rsid w:val="00D403BB"/>
    <w:rsid w:val="00D40CFB"/>
    <w:rsid w:val="00D4156F"/>
    <w:rsid w:val="00D41958"/>
    <w:rsid w:val="00D41B4A"/>
    <w:rsid w:val="00D41E31"/>
    <w:rsid w:val="00D4294B"/>
    <w:rsid w:val="00D43896"/>
    <w:rsid w:val="00D43AD0"/>
    <w:rsid w:val="00D43C85"/>
    <w:rsid w:val="00D43C9B"/>
    <w:rsid w:val="00D44384"/>
    <w:rsid w:val="00D4461A"/>
    <w:rsid w:val="00D45A8A"/>
    <w:rsid w:val="00D46389"/>
    <w:rsid w:val="00D4695E"/>
    <w:rsid w:val="00D46967"/>
    <w:rsid w:val="00D469CC"/>
    <w:rsid w:val="00D46CD1"/>
    <w:rsid w:val="00D50186"/>
    <w:rsid w:val="00D5107F"/>
    <w:rsid w:val="00D51541"/>
    <w:rsid w:val="00D51D70"/>
    <w:rsid w:val="00D52166"/>
    <w:rsid w:val="00D5226A"/>
    <w:rsid w:val="00D5266F"/>
    <w:rsid w:val="00D54329"/>
    <w:rsid w:val="00D551D9"/>
    <w:rsid w:val="00D55AA1"/>
    <w:rsid w:val="00D5628B"/>
    <w:rsid w:val="00D56685"/>
    <w:rsid w:val="00D56F9F"/>
    <w:rsid w:val="00D574AC"/>
    <w:rsid w:val="00D57BD9"/>
    <w:rsid w:val="00D607F7"/>
    <w:rsid w:val="00D61061"/>
    <w:rsid w:val="00D615EA"/>
    <w:rsid w:val="00D62302"/>
    <w:rsid w:val="00D62385"/>
    <w:rsid w:val="00D62F00"/>
    <w:rsid w:val="00D634BF"/>
    <w:rsid w:val="00D648F4"/>
    <w:rsid w:val="00D64D51"/>
    <w:rsid w:val="00D6558A"/>
    <w:rsid w:val="00D65669"/>
    <w:rsid w:val="00D65AF0"/>
    <w:rsid w:val="00D66DA3"/>
    <w:rsid w:val="00D67266"/>
    <w:rsid w:val="00D71004"/>
    <w:rsid w:val="00D71E2C"/>
    <w:rsid w:val="00D72C6C"/>
    <w:rsid w:val="00D72DAE"/>
    <w:rsid w:val="00D736C6"/>
    <w:rsid w:val="00D73A8D"/>
    <w:rsid w:val="00D73B96"/>
    <w:rsid w:val="00D74B18"/>
    <w:rsid w:val="00D74B25"/>
    <w:rsid w:val="00D74E8A"/>
    <w:rsid w:val="00D75AC7"/>
    <w:rsid w:val="00D75C5F"/>
    <w:rsid w:val="00D76080"/>
    <w:rsid w:val="00D76131"/>
    <w:rsid w:val="00D761C9"/>
    <w:rsid w:val="00D7736F"/>
    <w:rsid w:val="00D80598"/>
    <w:rsid w:val="00D80BCB"/>
    <w:rsid w:val="00D8119B"/>
    <w:rsid w:val="00D814C1"/>
    <w:rsid w:val="00D81B27"/>
    <w:rsid w:val="00D820D0"/>
    <w:rsid w:val="00D82AD2"/>
    <w:rsid w:val="00D83600"/>
    <w:rsid w:val="00D83F75"/>
    <w:rsid w:val="00D84E49"/>
    <w:rsid w:val="00D862BD"/>
    <w:rsid w:val="00D865BC"/>
    <w:rsid w:val="00D8709B"/>
    <w:rsid w:val="00D8709F"/>
    <w:rsid w:val="00D8796D"/>
    <w:rsid w:val="00D87D59"/>
    <w:rsid w:val="00D90413"/>
    <w:rsid w:val="00D90796"/>
    <w:rsid w:val="00D90808"/>
    <w:rsid w:val="00D910D7"/>
    <w:rsid w:val="00D91172"/>
    <w:rsid w:val="00D913C0"/>
    <w:rsid w:val="00D91B37"/>
    <w:rsid w:val="00D91B8D"/>
    <w:rsid w:val="00D92478"/>
    <w:rsid w:val="00D9390F"/>
    <w:rsid w:val="00D9484B"/>
    <w:rsid w:val="00D94D94"/>
    <w:rsid w:val="00D9599E"/>
    <w:rsid w:val="00D95B3F"/>
    <w:rsid w:val="00D95EC9"/>
    <w:rsid w:val="00D967A9"/>
    <w:rsid w:val="00D96FBB"/>
    <w:rsid w:val="00D975C0"/>
    <w:rsid w:val="00D97E63"/>
    <w:rsid w:val="00D97F61"/>
    <w:rsid w:val="00DA0902"/>
    <w:rsid w:val="00DA09F2"/>
    <w:rsid w:val="00DA1839"/>
    <w:rsid w:val="00DA1EBA"/>
    <w:rsid w:val="00DA2CB9"/>
    <w:rsid w:val="00DA3E1D"/>
    <w:rsid w:val="00DA478D"/>
    <w:rsid w:val="00DA49D7"/>
    <w:rsid w:val="00DA572C"/>
    <w:rsid w:val="00DA741A"/>
    <w:rsid w:val="00DA7468"/>
    <w:rsid w:val="00DA761A"/>
    <w:rsid w:val="00DA7DB7"/>
    <w:rsid w:val="00DB0398"/>
    <w:rsid w:val="00DB1023"/>
    <w:rsid w:val="00DB1486"/>
    <w:rsid w:val="00DB1766"/>
    <w:rsid w:val="00DB199B"/>
    <w:rsid w:val="00DB1E0D"/>
    <w:rsid w:val="00DB1E13"/>
    <w:rsid w:val="00DB256A"/>
    <w:rsid w:val="00DB292D"/>
    <w:rsid w:val="00DB2E2B"/>
    <w:rsid w:val="00DB3746"/>
    <w:rsid w:val="00DB5B72"/>
    <w:rsid w:val="00DB5F12"/>
    <w:rsid w:val="00DB614E"/>
    <w:rsid w:val="00DB6502"/>
    <w:rsid w:val="00DB6612"/>
    <w:rsid w:val="00DB6796"/>
    <w:rsid w:val="00DB6E76"/>
    <w:rsid w:val="00DB6E98"/>
    <w:rsid w:val="00DB781F"/>
    <w:rsid w:val="00DB7850"/>
    <w:rsid w:val="00DB7F5B"/>
    <w:rsid w:val="00DC03E6"/>
    <w:rsid w:val="00DC03EB"/>
    <w:rsid w:val="00DC0507"/>
    <w:rsid w:val="00DC075C"/>
    <w:rsid w:val="00DC083A"/>
    <w:rsid w:val="00DC0F1F"/>
    <w:rsid w:val="00DC0FAC"/>
    <w:rsid w:val="00DC1125"/>
    <w:rsid w:val="00DC12E2"/>
    <w:rsid w:val="00DC1349"/>
    <w:rsid w:val="00DC17B6"/>
    <w:rsid w:val="00DC1ABF"/>
    <w:rsid w:val="00DC2712"/>
    <w:rsid w:val="00DC30B6"/>
    <w:rsid w:val="00DC40B5"/>
    <w:rsid w:val="00DC4C54"/>
    <w:rsid w:val="00DC5511"/>
    <w:rsid w:val="00DC59FF"/>
    <w:rsid w:val="00DC5CF1"/>
    <w:rsid w:val="00DC61D1"/>
    <w:rsid w:val="00DC634C"/>
    <w:rsid w:val="00DC6368"/>
    <w:rsid w:val="00DC6C35"/>
    <w:rsid w:val="00DC70CF"/>
    <w:rsid w:val="00DC7280"/>
    <w:rsid w:val="00DC7662"/>
    <w:rsid w:val="00DC77E0"/>
    <w:rsid w:val="00DD0920"/>
    <w:rsid w:val="00DD0C61"/>
    <w:rsid w:val="00DD0C73"/>
    <w:rsid w:val="00DD1453"/>
    <w:rsid w:val="00DD220C"/>
    <w:rsid w:val="00DD27A7"/>
    <w:rsid w:val="00DD28EF"/>
    <w:rsid w:val="00DD338B"/>
    <w:rsid w:val="00DD34B4"/>
    <w:rsid w:val="00DD3BAD"/>
    <w:rsid w:val="00DD3D60"/>
    <w:rsid w:val="00DD48EF"/>
    <w:rsid w:val="00DD58D9"/>
    <w:rsid w:val="00DD6162"/>
    <w:rsid w:val="00DD651C"/>
    <w:rsid w:val="00DE0097"/>
    <w:rsid w:val="00DE052F"/>
    <w:rsid w:val="00DE06AC"/>
    <w:rsid w:val="00DE12CB"/>
    <w:rsid w:val="00DE1DD8"/>
    <w:rsid w:val="00DE1E21"/>
    <w:rsid w:val="00DE3075"/>
    <w:rsid w:val="00DE5C76"/>
    <w:rsid w:val="00DE5EB0"/>
    <w:rsid w:val="00DE5ED2"/>
    <w:rsid w:val="00DE5FC4"/>
    <w:rsid w:val="00DF099D"/>
    <w:rsid w:val="00DF0AD7"/>
    <w:rsid w:val="00DF0EB9"/>
    <w:rsid w:val="00DF167B"/>
    <w:rsid w:val="00DF1AD6"/>
    <w:rsid w:val="00DF2910"/>
    <w:rsid w:val="00DF2BB4"/>
    <w:rsid w:val="00DF5284"/>
    <w:rsid w:val="00DF54F2"/>
    <w:rsid w:val="00DF5989"/>
    <w:rsid w:val="00DF5A79"/>
    <w:rsid w:val="00DF609C"/>
    <w:rsid w:val="00DF6768"/>
    <w:rsid w:val="00DF6F72"/>
    <w:rsid w:val="00DF7677"/>
    <w:rsid w:val="00DF7B39"/>
    <w:rsid w:val="00E007D0"/>
    <w:rsid w:val="00E00A45"/>
    <w:rsid w:val="00E02DB9"/>
    <w:rsid w:val="00E031E4"/>
    <w:rsid w:val="00E03408"/>
    <w:rsid w:val="00E04256"/>
    <w:rsid w:val="00E04B41"/>
    <w:rsid w:val="00E04D57"/>
    <w:rsid w:val="00E0561B"/>
    <w:rsid w:val="00E05ABC"/>
    <w:rsid w:val="00E05BF0"/>
    <w:rsid w:val="00E05D3B"/>
    <w:rsid w:val="00E0668E"/>
    <w:rsid w:val="00E06A69"/>
    <w:rsid w:val="00E06C96"/>
    <w:rsid w:val="00E10C18"/>
    <w:rsid w:val="00E11AB8"/>
    <w:rsid w:val="00E11F0E"/>
    <w:rsid w:val="00E1291A"/>
    <w:rsid w:val="00E12ED8"/>
    <w:rsid w:val="00E13862"/>
    <w:rsid w:val="00E14459"/>
    <w:rsid w:val="00E14977"/>
    <w:rsid w:val="00E15392"/>
    <w:rsid w:val="00E15D2E"/>
    <w:rsid w:val="00E161F4"/>
    <w:rsid w:val="00E1636E"/>
    <w:rsid w:val="00E16F0E"/>
    <w:rsid w:val="00E17385"/>
    <w:rsid w:val="00E20A23"/>
    <w:rsid w:val="00E212A7"/>
    <w:rsid w:val="00E21410"/>
    <w:rsid w:val="00E21765"/>
    <w:rsid w:val="00E22183"/>
    <w:rsid w:val="00E2302E"/>
    <w:rsid w:val="00E232B2"/>
    <w:rsid w:val="00E23879"/>
    <w:rsid w:val="00E246E9"/>
    <w:rsid w:val="00E2558A"/>
    <w:rsid w:val="00E25613"/>
    <w:rsid w:val="00E25744"/>
    <w:rsid w:val="00E26DC9"/>
    <w:rsid w:val="00E27770"/>
    <w:rsid w:val="00E27AC1"/>
    <w:rsid w:val="00E27FA2"/>
    <w:rsid w:val="00E3011B"/>
    <w:rsid w:val="00E303A1"/>
    <w:rsid w:val="00E30A06"/>
    <w:rsid w:val="00E30C4D"/>
    <w:rsid w:val="00E31DCC"/>
    <w:rsid w:val="00E3259D"/>
    <w:rsid w:val="00E3260A"/>
    <w:rsid w:val="00E32EFC"/>
    <w:rsid w:val="00E33378"/>
    <w:rsid w:val="00E334A6"/>
    <w:rsid w:val="00E33702"/>
    <w:rsid w:val="00E33A3B"/>
    <w:rsid w:val="00E33BC5"/>
    <w:rsid w:val="00E34DB3"/>
    <w:rsid w:val="00E3525C"/>
    <w:rsid w:val="00E35B26"/>
    <w:rsid w:val="00E35BBF"/>
    <w:rsid w:val="00E35F59"/>
    <w:rsid w:val="00E3708F"/>
    <w:rsid w:val="00E3797E"/>
    <w:rsid w:val="00E37B2D"/>
    <w:rsid w:val="00E37CEE"/>
    <w:rsid w:val="00E406F8"/>
    <w:rsid w:val="00E40D22"/>
    <w:rsid w:val="00E412B8"/>
    <w:rsid w:val="00E41D35"/>
    <w:rsid w:val="00E42F7D"/>
    <w:rsid w:val="00E4305D"/>
    <w:rsid w:val="00E437C2"/>
    <w:rsid w:val="00E444D8"/>
    <w:rsid w:val="00E44B48"/>
    <w:rsid w:val="00E44CE4"/>
    <w:rsid w:val="00E44D55"/>
    <w:rsid w:val="00E4529B"/>
    <w:rsid w:val="00E4660F"/>
    <w:rsid w:val="00E46824"/>
    <w:rsid w:val="00E46EBD"/>
    <w:rsid w:val="00E46FDB"/>
    <w:rsid w:val="00E4F1C4"/>
    <w:rsid w:val="00E52C08"/>
    <w:rsid w:val="00E52E27"/>
    <w:rsid w:val="00E53DF2"/>
    <w:rsid w:val="00E546CA"/>
    <w:rsid w:val="00E5524E"/>
    <w:rsid w:val="00E561D9"/>
    <w:rsid w:val="00E56A08"/>
    <w:rsid w:val="00E57514"/>
    <w:rsid w:val="00E57F53"/>
    <w:rsid w:val="00E6054D"/>
    <w:rsid w:val="00E6078C"/>
    <w:rsid w:val="00E613DA"/>
    <w:rsid w:val="00E61789"/>
    <w:rsid w:val="00E61EBA"/>
    <w:rsid w:val="00E6253A"/>
    <w:rsid w:val="00E62C9A"/>
    <w:rsid w:val="00E63881"/>
    <w:rsid w:val="00E64476"/>
    <w:rsid w:val="00E64AEF"/>
    <w:rsid w:val="00E65836"/>
    <w:rsid w:val="00E65EB9"/>
    <w:rsid w:val="00E663C6"/>
    <w:rsid w:val="00E66D98"/>
    <w:rsid w:val="00E66E8C"/>
    <w:rsid w:val="00E67B5A"/>
    <w:rsid w:val="00E67E6F"/>
    <w:rsid w:val="00E7004A"/>
    <w:rsid w:val="00E71508"/>
    <w:rsid w:val="00E71FB6"/>
    <w:rsid w:val="00E7322C"/>
    <w:rsid w:val="00E735EF"/>
    <w:rsid w:val="00E73D45"/>
    <w:rsid w:val="00E7477E"/>
    <w:rsid w:val="00E74C08"/>
    <w:rsid w:val="00E74EF1"/>
    <w:rsid w:val="00E74F7E"/>
    <w:rsid w:val="00E75DCD"/>
    <w:rsid w:val="00E75F3D"/>
    <w:rsid w:val="00E7718B"/>
    <w:rsid w:val="00E779FB"/>
    <w:rsid w:val="00E80A58"/>
    <w:rsid w:val="00E818B7"/>
    <w:rsid w:val="00E81A02"/>
    <w:rsid w:val="00E82029"/>
    <w:rsid w:val="00E822F4"/>
    <w:rsid w:val="00E82512"/>
    <w:rsid w:val="00E828C1"/>
    <w:rsid w:val="00E82C5C"/>
    <w:rsid w:val="00E831A0"/>
    <w:rsid w:val="00E83AA9"/>
    <w:rsid w:val="00E83ECA"/>
    <w:rsid w:val="00E83F8C"/>
    <w:rsid w:val="00E84DC0"/>
    <w:rsid w:val="00E84E88"/>
    <w:rsid w:val="00E8567E"/>
    <w:rsid w:val="00E85722"/>
    <w:rsid w:val="00E859B6"/>
    <w:rsid w:val="00E86221"/>
    <w:rsid w:val="00E86985"/>
    <w:rsid w:val="00E87299"/>
    <w:rsid w:val="00E87909"/>
    <w:rsid w:val="00E9000A"/>
    <w:rsid w:val="00E9019B"/>
    <w:rsid w:val="00E914A4"/>
    <w:rsid w:val="00E940E2"/>
    <w:rsid w:val="00E94623"/>
    <w:rsid w:val="00E94645"/>
    <w:rsid w:val="00E94F41"/>
    <w:rsid w:val="00E95132"/>
    <w:rsid w:val="00E9539D"/>
    <w:rsid w:val="00E953C6"/>
    <w:rsid w:val="00E954D9"/>
    <w:rsid w:val="00E95713"/>
    <w:rsid w:val="00E96AC4"/>
    <w:rsid w:val="00E97928"/>
    <w:rsid w:val="00E97A2B"/>
    <w:rsid w:val="00EA08D9"/>
    <w:rsid w:val="00EA0BE1"/>
    <w:rsid w:val="00EA0D30"/>
    <w:rsid w:val="00EA10B6"/>
    <w:rsid w:val="00EA10C1"/>
    <w:rsid w:val="00EA112E"/>
    <w:rsid w:val="00EA1B08"/>
    <w:rsid w:val="00EA31B1"/>
    <w:rsid w:val="00EA398E"/>
    <w:rsid w:val="00EA3A11"/>
    <w:rsid w:val="00EA43E9"/>
    <w:rsid w:val="00EA4AE8"/>
    <w:rsid w:val="00EA4CBF"/>
    <w:rsid w:val="00EA4DF6"/>
    <w:rsid w:val="00EA57AE"/>
    <w:rsid w:val="00EA621D"/>
    <w:rsid w:val="00EA64A7"/>
    <w:rsid w:val="00EA6C3F"/>
    <w:rsid w:val="00EA72CB"/>
    <w:rsid w:val="00EA73F4"/>
    <w:rsid w:val="00EA7662"/>
    <w:rsid w:val="00EB02EA"/>
    <w:rsid w:val="00EB114A"/>
    <w:rsid w:val="00EB1156"/>
    <w:rsid w:val="00EB1963"/>
    <w:rsid w:val="00EB1BD8"/>
    <w:rsid w:val="00EB2C1D"/>
    <w:rsid w:val="00EB414C"/>
    <w:rsid w:val="00EB4EDC"/>
    <w:rsid w:val="00EB60B0"/>
    <w:rsid w:val="00EB7552"/>
    <w:rsid w:val="00EB77C9"/>
    <w:rsid w:val="00EC0071"/>
    <w:rsid w:val="00EC03F1"/>
    <w:rsid w:val="00EC03F5"/>
    <w:rsid w:val="00EC056B"/>
    <w:rsid w:val="00EC065D"/>
    <w:rsid w:val="00EC11A0"/>
    <w:rsid w:val="00EC1D4B"/>
    <w:rsid w:val="00EC33E7"/>
    <w:rsid w:val="00EC33FC"/>
    <w:rsid w:val="00EC5611"/>
    <w:rsid w:val="00EC6CEB"/>
    <w:rsid w:val="00EC7195"/>
    <w:rsid w:val="00EC7DBD"/>
    <w:rsid w:val="00ED0A69"/>
    <w:rsid w:val="00ED1318"/>
    <w:rsid w:val="00ED13CE"/>
    <w:rsid w:val="00ED15CB"/>
    <w:rsid w:val="00ED162E"/>
    <w:rsid w:val="00ED2C4D"/>
    <w:rsid w:val="00ED3528"/>
    <w:rsid w:val="00ED472C"/>
    <w:rsid w:val="00ED5E01"/>
    <w:rsid w:val="00ED63D0"/>
    <w:rsid w:val="00ED65B8"/>
    <w:rsid w:val="00ED6623"/>
    <w:rsid w:val="00ED758A"/>
    <w:rsid w:val="00ED78D1"/>
    <w:rsid w:val="00ED7C6D"/>
    <w:rsid w:val="00EE0280"/>
    <w:rsid w:val="00EE167D"/>
    <w:rsid w:val="00EE181F"/>
    <w:rsid w:val="00EE1A78"/>
    <w:rsid w:val="00EE1FF5"/>
    <w:rsid w:val="00EE2390"/>
    <w:rsid w:val="00EE24AD"/>
    <w:rsid w:val="00EE2519"/>
    <w:rsid w:val="00EE2855"/>
    <w:rsid w:val="00EE2DEE"/>
    <w:rsid w:val="00EE47E9"/>
    <w:rsid w:val="00EE4D61"/>
    <w:rsid w:val="00EE5903"/>
    <w:rsid w:val="00EE5CAA"/>
    <w:rsid w:val="00EE5CB4"/>
    <w:rsid w:val="00EE6D7B"/>
    <w:rsid w:val="00EE7171"/>
    <w:rsid w:val="00EE74CA"/>
    <w:rsid w:val="00EF018C"/>
    <w:rsid w:val="00EF0CD9"/>
    <w:rsid w:val="00EF0CE0"/>
    <w:rsid w:val="00EF0FA0"/>
    <w:rsid w:val="00EF14BE"/>
    <w:rsid w:val="00EF1664"/>
    <w:rsid w:val="00EF19AF"/>
    <w:rsid w:val="00EF1CDE"/>
    <w:rsid w:val="00EF1EBC"/>
    <w:rsid w:val="00EF308F"/>
    <w:rsid w:val="00EF37D4"/>
    <w:rsid w:val="00EF4159"/>
    <w:rsid w:val="00EF4662"/>
    <w:rsid w:val="00EF47C1"/>
    <w:rsid w:val="00EF52A2"/>
    <w:rsid w:val="00EF53FB"/>
    <w:rsid w:val="00EF567D"/>
    <w:rsid w:val="00EF5A14"/>
    <w:rsid w:val="00EF64B7"/>
    <w:rsid w:val="00EF69A6"/>
    <w:rsid w:val="00EF7076"/>
    <w:rsid w:val="00EF7CD9"/>
    <w:rsid w:val="00F0049F"/>
    <w:rsid w:val="00F00DBF"/>
    <w:rsid w:val="00F00DDC"/>
    <w:rsid w:val="00F01160"/>
    <w:rsid w:val="00F01423"/>
    <w:rsid w:val="00F018DF"/>
    <w:rsid w:val="00F01F17"/>
    <w:rsid w:val="00F028AA"/>
    <w:rsid w:val="00F02DDB"/>
    <w:rsid w:val="00F03130"/>
    <w:rsid w:val="00F0319D"/>
    <w:rsid w:val="00F031A2"/>
    <w:rsid w:val="00F031A6"/>
    <w:rsid w:val="00F032F5"/>
    <w:rsid w:val="00F0373B"/>
    <w:rsid w:val="00F03A60"/>
    <w:rsid w:val="00F03BEB"/>
    <w:rsid w:val="00F0463E"/>
    <w:rsid w:val="00F05E70"/>
    <w:rsid w:val="00F06067"/>
    <w:rsid w:val="00F06D52"/>
    <w:rsid w:val="00F0716E"/>
    <w:rsid w:val="00F0763D"/>
    <w:rsid w:val="00F078EE"/>
    <w:rsid w:val="00F07FF6"/>
    <w:rsid w:val="00F10B8F"/>
    <w:rsid w:val="00F111C0"/>
    <w:rsid w:val="00F112F9"/>
    <w:rsid w:val="00F1411E"/>
    <w:rsid w:val="00F1421F"/>
    <w:rsid w:val="00F14CD1"/>
    <w:rsid w:val="00F1537C"/>
    <w:rsid w:val="00F15621"/>
    <w:rsid w:val="00F1657D"/>
    <w:rsid w:val="00F170F0"/>
    <w:rsid w:val="00F1714F"/>
    <w:rsid w:val="00F17C3A"/>
    <w:rsid w:val="00F200A5"/>
    <w:rsid w:val="00F202DF"/>
    <w:rsid w:val="00F20525"/>
    <w:rsid w:val="00F20620"/>
    <w:rsid w:val="00F219C1"/>
    <w:rsid w:val="00F219D1"/>
    <w:rsid w:val="00F220B4"/>
    <w:rsid w:val="00F239BE"/>
    <w:rsid w:val="00F239E0"/>
    <w:rsid w:val="00F23A0F"/>
    <w:rsid w:val="00F23E11"/>
    <w:rsid w:val="00F24105"/>
    <w:rsid w:val="00F24241"/>
    <w:rsid w:val="00F2539B"/>
    <w:rsid w:val="00F2554E"/>
    <w:rsid w:val="00F26B01"/>
    <w:rsid w:val="00F26E45"/>
    <w:rsid w:val="00F27253"/>
    <w:rsid w:val="00F27A84"/>
    <w:rsid w:val="00F27DD7"/>
    <w:rsid w:val="00F31D4A"/>
    <w:rsid w:val="00F31FD7"/>
    <w:rsid w:val="00F327F6"/>
    <w:rsid w:val="00F329D9"/>
    <w:rsid w:val="00F338BE"/>
    <w:rsid w:val="00F338C6"/>
    <w:rsid w:val="00F33F68"/>
    <w:rsid w:val="00F35AC2"/>
    <w:rsid w:val="00F35ACA"/>
    <w:rsid w:val="00F35DD6"/>
    <w:rsid w:val="00F3619F"/>
    <w:rsid w:val="00F361B9"/>
    <w:rsid w:val="00F3739D"/>
    <w:rsid w:val="00F37CD5"/>
    <w:rsid w:val="00F40CF4"/>
    <w:rsid w:val="00F41791"/>
    <w:rsid w:val="00F41FBF"/>
    <w:rsid w:val="00F42C6D"/>
    <w:rsid w:val="00F431D8"/>
    <w:rsid w:val="00F43822"/>
    <w:rsid w:val="00F438B8"/>
    <w:rsid w:val="00F43A0F"/>
    <w:rsid w:val="00F440E8"/>
    <w:rsid w:val="00F44714"/>
    <w:rsid w:val="00F44979"/>
    <w:rsid w:val="00F4550F"/>
    <w:rsid w:val="00F50D48"/>
    <w:rsid w:val="00F51077"/>
    <w:rsid w:val="00F51209"/>
    <w:rsid w:val="00F51D01"/>
    <w:rsid w:val="00F51F32"/>
    <w:rsid w:val="00F532FE"/>
    <w:rsid w:val="00F5406B"/>
    <w:rsid w:val="00F54079"/>
    <w:rsid w:val="00F5442F"/>
    <w:rsid w:val="00F54957"/>
    <w:rsid w:val="00F54B32"/>
    <w:rsid w:val="00F56224"/>
    <w:rsid w:val="00F56984"/>
    <w:rsid w:val="00F56B15"/>
    <w:rsid w:val="00F56FE2"/>
    <w:rsid w:val="00F57F7A"/>
    <w:rsid w:val="00F60189"/>
    <w:rsid w:val="00F613CC"/>
    <w:rsid w:val="00F6173B"/>
    <w:rsid w:val="00F627B1"/>
    <w:rsid w:val="00F63746"/>
    <w:rsid w:val="00F64911"/>
    <w:rsid w:val="00F64D8F"/>
    <w:rsid w:val="00F65043"/>
    <w:rsid w:val="00F65783"/>
    <w:rsid w:val="00F66810"/>
    <w:rsid w:val="00F668C1"/>
    <w:rsid w:val="00F66ED8"/>
    <w:rsid w:val="00F67B2E"/>
    <w:rsid w:val="00F706CD"/>
    <w:rsid w:val="00F70C03"/>
    <w:rsid w:val="00F70CDD"/>
    <w:rsid w:val="00F71013"/>
    <w:rsid w:val="00F71A9D"/>
    <w:rsid w:val="00F72151"/>
    <w:rsid w:val="00F72476"/>
    <w:rsid w:val="00F72C6D"/>
    <w:rsid w:val="00F72E4B"/>
    <w:rsid w:val="00F7321E"/>
    <w:rsid w:val="00F73B81"/>
    <w:rsid w:val="00F73DE1"/>
    <w:rsid w:val="00F74CBE"/>
    <w:rsid w:val="00F76005"/>
    <w:rsid w:val="00F76130"/>
    <w:rsid w:val="00F766A7"/>
    <w:rsid w:val="00F766C1"/>
    <w:rsid w:val="00F76BB1"/>
    <w:rsid w:val="00F80415"/>
    <w:rsid w:val="00F80CEB"/>
    <w:rsid w:val="00F810AE"/>
    <w:rsid w:val="00F82E39"/>
    <w:rsid w:val="00F839A3"/>
    <w:rsid w:val="00F83EED"/>
    <w:rsid w:val="00F83F85"/>
    <w:rsid w:val="00F83FD0"/>
    <w:rsid w:val="00F8495D"/>
    <w:rsid w:val="00F84C84"/>
    <w:rsid w:val="00F8551F"/>
    <w:rsid w:val="00F85B38"/>
    <w:rsid w:val="00F869F8"/>
    <w:rsid w:val="00F87790"/>
    <w:rsid w:val="00F914D3"/>
    <w:rsid w:val="00F91857"/>
    <w:rsid w:val="00F92DEF"/>
    <w:rsid w:val="00F93111"/>
    <w:rsid w:val="00F9320D"/>
    <w:rsid w:val="00F93309"/>
    <w:rsid w:val="00F93739"/>
    <w:rsid w:val="00F938AC"/>
    <w:rsid w:val="00F9414C"/>
    <w:rsid w:val="00F94C60"/>
    <w:rsid w:val="00F96735"/>
    <w:rsid w:val="00F96D0C"/>
    <w:rsid w:val="00F96EE4"/>
    <w:rsid w:val="00F97DB0"/>
    <w:rsid w:val="00FA0528"/>
    <w:rsid w:val="00FA063E"/>
    <w:rsid w:val="00FA07FD"/>
    <w:rsid w:val="00FA1B0E"/>
    <w:rsid w:val="00FA3A87"/>
    <w:rsid w:val="00FA4209"/>
    <w:rsid w:val="00FA4F2E"/>
    <w:rsid w:val="00FA527A"/>
    <w:rsid w:val="00FA547C"/>
    <w:rsid w:val="00FA59E0"/>
    <w:rsid w:val="00FA5E3E"/>
    <w:rsid w:val="00FA60CB"/>
    <w:rsid w:val="00FA60D1"/>
    <w:rsid w:val="00FA68F1"/>
    <w:rsid w:val="00FA69EA"/>
    <w:rsid w:val="00FA754B"/>
    <w:rsid w:val="00FA7F5B"/>
    <w:rsid w:val="00FB0E44"/>
    <w:rsid w:val="00FB1E54"/>
    <w:rsid w:val="00FB2078"/>
    <w:rsid w:val="00FB2E14"/>
    <w:rsid w:val="00FB320F"/>
    <w:rsid w:val="00FB325B"/>
    <w:rsid w:val="00FB3EC1"/>
    <w:rsid w:val="00FB4863"/>
    <w:rsid w:val="00FB4C4E"/>
    <w:rsid w:val="00FB5660"/>
    <w:rsid w:val="00FB7280"/>
    <w:rsid w:val="00FB7749"/>
    <w:rsid w:val="00FB785B"/>
    <w:rsid w:val="00FB7965"/>
    <w:rsid w:val="00FC0790"/>
    <w:rsid w:val="00FC1305"/>
    <w:rsid w:val="00FC348D"/>
    <w:rsid w:val="00FC3EE2"/>
    <w:rsid w:val="00FC476A"/>
    <w:rsid w:val="00FC51EE"/>
    <w:rsid w:val="00FC5374"/>
    <w:rsid w:val="00FC5AAC"/>
    <w:rsid w:val="00FC5E8B"/>
    <w:rsid w:val="00FC5FEC"/>
    <w:rsid w:val="00FC6E4E"/>
    <w:rsid w:val="00FC70D6"/>
    <w:rsid w:val="00FC72DE"/>
    <w:rsid w:val="00FC7500"/>
    <w:rsid w:val="00FC7E14"/>
    <w:rsid w:val="00FD3837"/>
    <w:rsid w:val="00FD3EB5"/>
    <w:rsid w:val="00FD405B"/>
    <w:rsid w:val="00FD5138"/>
    <w:rsid w:val="00FD5262"/>
    <w:rsid w:val="00FD5641"/>
    <w:rsid w:val="00FD6ADF"/>
    <w:rsid w:val="00FD6D6F"/>
    <w:rsid w:val="00FD72C6"/>
    <w:rsid w:val="00FD73B0"/>
    <w:rsid w:val="00FD795F"/>
    <w:rsid w:val="00FE0DCB"/>
    <w:rsid w:val="00FE1C63"/>
    <w:rsid w:val="00FE1ED2"/>
    <w:rsid w:val="00FE4CC3"/>
    <w:rsid w:val="00FE5D0D"/>
    <w:rsid w:val="00FE711E"/>
    <w:rsid w:val="00FF03B0"/>
    <w:rsid w:val="00FF082D"/>
    <w:rsid w:val="00FF138C"/>
    <w:rsid w:val="00FF1589"/>
    <w:rsid w:val="00FF447C"/>
    <w:rsid w:val="00FF4626"/>
    <w:rsid w:val="00FF47E9"/>
    <w:rsid w:val="00FF4FE4"/>
    <w:rsid w:val="00FF4FE9"/>
    <w:rsid w:val="00FF5202"/>
    <w:rsid w:val="00FF58AC"/>
    <w:rsid w:val="00FF5B3B"/>
    <w:rsid w:val="00FF617A"/>
    <w:rsid w:val="00FF6266"/>
    <w:rsid w:val="00FF6ABC"/>
    <w:rsid w:val="00FF6D58"/>
    <w:rsid w:val="00FF7556"/>
    <w:rsid w:val="00FF77BB"/>
    <w:rsid w:val="00FF7946"/>
    <w:rsid w:val="010F6315"/>
    <w:rsid w:val="0120C7E1"/>
    <w:rsid w:val="016B929D"/>
    <w:rsid w:val="016FB9C4"/>
    <w:rsid w:val="0183E619"/>
    <w:rsid w:val="018F8A8C"/>
    <w:rsid w:val="01977083"/>
    <w:rsid w:val="01C64C57"/>
    <w:rsid w:val="01CD5116"/>
    <w:rsid w:val="01D7B341"/>
    <w:rsid w:val="01DFB5F7"/>
    <w:rsid w:val="020F3F0F"/>
    <w:rsid w:val="02406024"/>
    <w:rsid w:val="02B9DC79"/>
    <w:rsid w:val="02C5EF6A"/>
    <w:rsid w:val="02C74754"/>
    <w:rsid w:val="02E8A281"/>
    <w:rsid w:val="03186446"/>
    <w:rsid w:val="0329D032"/>
    <w:rsid w:val="0330FBA3"/>
    <w:rsid w:val="033684D1"/>
    <w:rsid w:val="0343B26D"/>
    <w:rsid w:val="0359875F"/>
    <w:rsid w:val="038F064E"/>
    <w:rsid w:val="03E76A0E"/>
    <w:rsid w:val="040C235F"/>
    <w:rsid w:val="043229B7"/>
    <w:rsid w:val="045386F4"/>
    <w:rsid w:val="04710EB8"/>
    <w:rsid w:val="047BE77C"/>
    <w:rsid w:val="04A623E2"/>
    <w:rsid w:val="04CB3CE6"/>
    <w:rsid w:val="04CB9D14"/>
    <w:rsid w:val="04DA9DBA"/>
    <w:rsid w:val="05005B64"/>
    <w:rsid w:val="050F75A8"/>
    <w:rsid w:val="051A407E"/>
    <w:rsid w:val="05327B96"/>
    <w:rsid w:val="05389957"/>
    <w:rsid w:val="054B3635"/>
    <w:rsid w:val="055D0C5E"/>
    <w:rsid w:val="0577696E"/>
    <w:rsid w:val="0586941D"/>
    <w:rsid w:val="0595BDED"/>
    <w:rsid w:val="0599B120"/>
    <w:rsid w:val="0606F123"/>
    <w:rsid w:val="06667234"/>
    <w:rsid w:val="06670D47"/>
    <w:rsid w:val="068454BE"/>
    <w:rsid w:val="069F7116"/>
    <w:rsid w:val="06A5F965"/>
    <w:rsid w:val="06CE44FE"/>
    <w:rsid w:val="06D06731"/>
    <w:rsid w:val="06D09A02"/>
    <w:rsid w:val="06DE7ADA"/>
    <w:rsid w:val="06EDC431"/>
    <w:rsid w:val="0755CFFF"/>
    <w:rsid w:val="0760E348"/>
    <w:rsid w:val="0780BFBE"/>
    <w:rsid w:val="07842B63"/>
    <w:rsid w:val="07A76B5A"/>
    <w:rsid w:val="07AC0979"/>
    <w:rsid w:val="07B3883E"/>
    <w:rsid w:val="07D1D512"/>
    <w:rsid w:val="07F3360F"/>
    <w:rsid w:val="07FF0569"/>
    <w:rsid w:val="083891A5"/>
    <w:rsid w:val="08443DD1"/>
    <w:rsid w:val="08472E54"/>
    <w:rsid w:val="084F6B4B"/>
    <w:rsid w:val="0855506F"/>
    <w:rsid w:val="0872FF04"/>
    <w:rsid w:val="08860043"/>
    <w:rsid w:val="08AA3E15"/>
    <w:rsid w:val="08B0D098"/>
    <w:rsid w:val="08BA558F"/>
    <w:rsid w:val="08C41373"/>
    <w:rsid w:val="08D6D384"/>
    <w:rsid w:val="08D78398"/>
    <w:rsid w:val="0903DD4E"/>
    <w:rsid w:val="090DBA36"/>
    <w:rsid w:val="0946DB04"/>
    <w:rsid w:val="097919E2"/>
    <w:rsid w:val="09824F6D"/>
    <w:rsid w:val="098D7985"/>
    <w:rsid w:val="099EAE09"/>
    <w:rsid w:val="09A5B200"/>
    <w:rsid w:val="09B1E1C0"/>
    <w:rsid w:val="09BEF94A"/>
    <w:rsid w:val="09EC5753"/>
    <w:rsid w:val="09FE5BBE"/>
    <w:rsid w:val="0A1E3AF8"/>
    <w:rsid w:val="0A249BA5"/>
    <w:rsid w:val="0A27CD25"/>
    <w:rsid w:val="0A30B65C"/>
    <w:rsid w:val="0A479950"/>
    <w:rsid w:val="0A652B20"/>
    <w:rsid w:val="0A81B719"/>
    <w:rsid w:val="0A9270FC"/>
    <w:rsid w:val="0A95F1E0"/>
    <w:rsid w:val="0B02457F"/>
    <w:rsid w:val="0B3A7E6A"/>
    <w:rsid w:val="0B4CFDEA"/>
    <w:rsid w:val="0B667102"/>
    <w:rsid w:val="0B695F3E"/>
    <w:rsid w:val="0C07FCFD"/>
    <w:rsid w:val="0C12AD0A"/>
    <w:rsid w:val="0C267BB7"/>
    <w:rsid w:val="0C287A6D"/>
    <w:rsid w:val="0C294122"/>
    <w:rsid w:val="0C60A6D5"/>
    <w:rsid w:val="0CAF9F4C"/>
    <w:rsid w:val="0CB4283B"/>
    <w:rsid w:val="0CD64ECB"/>
    <w:rsid w:val="0CE32015"/>
    <w:rsid w:val="0D0E7D4E"/>
    <w:rsid w:val="0D11D0B9"/>
    <w:rsid w:val="0D2FD52E"/>
    <w:rsid w:val="0D485F99"/>
    <w:rsid w:val="0D4FB597"/>
    <w:rsid w:val="0D5F9A40"/>
    <w:rsid w:val="0D5FFEE7"/>
    <w:rsid w:val="0D758FDC"/>
    <w:rsid w:val="0D7F2209"/>
    <w:rsid w:val="0DAA4813"/>
    <w:rsid w:val="0DDF993B"/>
    <w:rsid w:val="0E0693DC"/>
    <w:rsid w:val="0E2CF60E"/>
    <w:rsid w:val="0E35C988"/>
    <w:rsid w:val="0E4940C4"/>
    <w:rsid w:val="0E871476"/>
    <w:rsid w:val="0E966B98"/>
    <w:rsid w:val="0EAD09A2"/>
    <w:rsid w:val="0EF8F0FD"/>
    <w:rsid w:val="0F2425FB"/>
    <w:rsid w:val="0F263B58"/>
    <w:rsid w:val="0F453185"/>
    <w:rsid w:val="0F5884AD"/>
    <w:rsid w:val="0F678DED"/>
    <w:rsid w:val="0F7F18A8"/>
    <w:rsid w:val="0FAB9A4F"/>
    <w:rsid w:val="0FCED762"/>
    <w:rsid w:val="0FFF2EE3"/>
    <w:rsid w:val="100DEF8D"/>
    <w:rsid w:val="10184FB1"/>
    <w:rsid w:val="1020EC99"/>
    <w:rsid w:val="103EDA0D"/>
    <w:rsid w:val="104C5A5E"/>
    <w:rsid w:val="1065F934"/>
    <w:rsid w:val="10834CDE"/>
    <w:rsid w:val="108760F1"/>
    <w:rsid w:val="10916DF3"/>
    <w:rsid w:val="1099F7AD"/>
    <w:rsid w:val="10CCEF58"/>
    <w:rsid w:val="10FDCC2A"/>
    <w:rsid w:val="1129483C"/>
    <w:rsid w:val="11298A05"/>
    <w:rsid w:val="112F79F2"/>
    <w:rsid w:val="113B6772"/>
    <w:rsid w:val="1154206C"/>
    <w:rsid w:val="117E1841"/>
    <w:rsid w:val="119B1474"/>
    <w:rsid w:val="119E04F7"/>
    <w:rsid w:val="11CBA4C5"/>
    <w:rsid w:val="1218E41F"/>
    <w:rsid w:val="121DC38A"/>
    <w:rsid w:val="122ABFAE"/>
    <w:rsid w:val="12349EFA"/>
    <w:rsid w:val="12556FE5"/>
    <w:rsid w:val="1280AD93"/>
    <w:rsid w:val="128D2DF7"/>
    <w:rsid w:val="12DF963B"/>
    <w:rsid w:val="12F00385"/>
    <w:rsid w:val="130083D7"/>
    <w:rsid w:val="13230CF9"/>
    <w:rsid w:val="132474A1"/>
    <w:rsid w:val="13458FF6"/>
    <w:rsid w:val="137D5397"/>
    <w:rsid w:val="138CE20E"/>
    <w:rsid w:val="138E5437"/>
    <w:rsid w:val="13B780EC"/>
    <w:rsid w:val="13BFC64F"/>
    <w:rsid w:val="13FCFCA3"/>
    <w:rsid w:val="1402D6D2"/>
    <w:rsid w:val="141201B3"/>
    <w:rsid w:val="144CB5F5"/>
    <w:rsid w:val="1471FED1"/>
    <w:rsid w:val="14979FEB"/>
    <w:rsid w:val="1498D100"/>
    <w:rsid w:val="14990315"/>
    <w:rsid w:val="149B9C08"/>
    <w:rsid w:val="14B7B141"/>
    <w:rsid w:val="14D3F927"/>
    <w:rsid w:val="14E160B0"/>
    <w:rsid w:val="14FAA3F9"/>
    <w:rsid w:val="15593AA3"/>
    <w:rsid w:val="1592861B"/>
    <w:rsid w:val="15ACEB25"/>
    <w:rsid w:val="15BAF48F"/>
    <w:rsid w:val="161A0A92"/>
    <w:rsid w:val="161A7AC0"/>
    <w:rsid w:val="16292A01"/>
    <w:rsid w:val="1658B5E8"/>
    <w:rsid w:val="1682B1EC"/>
    <w:rsid w:val="169CE0BA"/>
    <w:rsid w:val="16AFFC2B"/>
    <w:rsid w:val="16DA3DBA"/>
    <w:rsid w:val="16FB63F8"/>
    <w:rsid w:val="16FDD04A"/>
    <w:rsid w:val="171818EF"/>
    <w:rsid w:val="17242CD7"/>
    <w:rsid w:val="1750F634"/>
    <w:rsid w:val="175C870E"/>
    <w:rsid w:val="176141CE"/>
    <w:rsid w:val="17677F03"/>
    <w:rsid w:val="176E601B"/>
    <w:rsid w:val="178A2EC4"/>
    <w:rsid w:val="17C1BD09"/>
    <w:rsid w:val="17D1998E"/>
    <w:rsid w:val="17DD751C"/>
    <w:rsid w:val="17E1AABA"/>
    <w:rsid w:val="17F2B69A"/>
    <w:rsid w:val="18000B8D"/>
    <w:rsid w:val="18190172"/>
    <w:rsid w:val="18403BAF"/>
    <w:rsid w:val="187DA80A"/>
    <w:rsid w:val="188994C4"/>
    <w:rsid w:val="189F578F"/>
    <w:rsid w:val="189F8686"/>
    <w:rsid w:val="18D4A364"/>
    <w:rsid w:val="18E6B6F6"/>
    <w:rsid w:val="18F39C08"/>
    <w:rsid w:val="190D893A"/>
    <w:rsid w:val="19208ABF"/>
    <w:rsid w:val="199EB487"/>
    <w:rsid w:val="19E73846"/>
    <w:rsid w:val="1A056FC0"/>
    <w:rsid w:val="1A13E90B"/>
    <w:rsid w:val="1A3A27F7"/>
    <w:rsid w:val="1A7D4D49"/>
    <w:rsid w:val="1A820C85"/>
    <w:rsid w:val="1A845537"/>
    <w:rsid w:val="1A8B3E2B"/>
    <w:rsid w:val="1A963B68"/>
    <w:rsid w:val="1AC077AF"/>
    <w:rsid w:val="1AC7D855"/>
    <w:rsid w:val="1AD0FA8E"/>
    <w:rsid w:val="1AF34583"/>
    <w:rsid w:val="1B50A234"/>
    <w:rsid w:val="1B7955B4"/>
    <w:rsid w:val="1B85B3C8"/>
    <w:rsid w:val="1B97AFDE"/>
    <w:rsid w:val="1BEEB21E"/>
    <w:rsid w:val="1BFC6ED4"/>
    <w:rsid w:val="1C130D54"/>
    <w:rsid w:val="1C42AEDF"/>
    <w:rsid w:val="1C4BD687"/>
    <w:rsid w:val="1C6AC060"/>
    <w:rsid w:val="1C7517D7"/>
    <w:rsid w:val="1C769ED1"/>
    <w:rsid w:val="1C799E52"/>
    <w:rsid w:val="1C84839C"/>
    <w:rsid w:val="1C91309B"/>
    <w:rsid w:val="1CA5E0FC"/>
    <w:rsid w:val="1CF699FE"/>
    <w:rsid w:val="1D479198"/>
    <w:rsid w:val="1D76ABA3"/>
    <w:rsid w:val="1D959BDB"/>
    <w:rsid w:val="1DA8E2AA"/>
    <w:rsid w:val="1DB98609"/>
    <w:rsid w:val="1DD17F76"/>
    <w:rsid w:val="1DDE7F40"/>
    <w:rsid w:val="1E0C3692"/>
    <w:rsid w:val="1E343BE6"/>
    <w:rsid w:val="1E40DB12"/>
    <w:rsid w:val="1E436AC8"/>
    <w:rsid w:val="1E5CA464"/>
    <w:rsid w:val="1E63BE86"/>
    <w:rsid w:val="1E662211"/>
    <w:rsid w:val="1E67F7FE"/>
    <w:rsid w:val="1E792EB5"/>
    <w:rsid w:val="1E8842F6"/>
    <w:rsid w:val="1ECAD114"/>
    <w:rsid w:val="1ECF5A03"/>
    <w:rsid w:val="1ED92226"/>
    <w:rsid w:val="1EE42F30"/>
    <w:rsid w:val="1EF0D50B"/>
    <w:rsid w:val="1EFE24AB"/>
    <w:rsid w:val="1F5AB0D6"/>
    <w:rsid w:val="1F7EF8C3"/>
    <w:rsid w:val="1F7F28E4"/>
    <w:rsid w:val="1F8D40C0"/>
    <w:rsid w:val="1F96D31A"/>
    <w:rsid w:val="1FAFAA34"/>
    <w:rsid w:val="1FBE6136"/>
    <w:rsid w:val="1FC579DB"/>
    <w:rsid w:val="1FD55AAA"/>
    <w:rsid w:val="1FD5C32B"/>
    <w:rsid w:val="1FEE5EA8"/>
    <w:rsid w:val="2015CD7F"/>
    <w:rsid w:val="201BBFE7"/>
    <w:rsid w:val="20220CE0"/>
    <w:rsid w:val="206B63AD"/>
    <w:rsid w:val="20822F93"/>
    <w:rsid w:val="209E1C33"/>
    <w:rsid w:val="20A437BE"/>
    <w:rsid w:val="20AD9815"/>
    <w:rsid w:val="20FEADED"/>
    <w:rsid w:val="212EFA7D"/>
    <w:rsid w:val="213AD87F"/>
    <w:rsid w:val="214E1727"/>
    <w:rsid w:val="216C8A32"/>
    <w:rsid w:val="218E4E7C"/>
    <w:rsid w:val="21D27C1D"/>
    <w:rsid w:val="22435B8A"/>
    <w:rsid w:val="22462F3D"/>
    <w:rsid w:val="224DE872"/>
    <w:rsid w:val="22812F3C"/>
    <w:rsid w:val="2288E9DC"/>
    <w:rsid w:val="22935ECF"/>
    <w:rsid w:val="22C24C7B"/>
    <w:rsid w:val="2313BB25"/>
    <w:rsid w:val="2335A14F"/>
    <w:rsid w:val="233E8D98"/>
    <w:rsid w:val="234323D6"/>
    <w:rsid w:val="234BDAAA"/>
    <w:rsid w:val="235EFB8E"/>
    <w:rsid w:val="2362C0D2"/>
    <w:rsid w:val="23A338A9"/>
    <w:rsid w:val="23CC20AE"/>
    <w:rsid w:val="23D080CA"/>
    <w:rsid w:val="23E17E51"/>
    <w:rsid w:val="23FBB847"/>
    <w:rsid w:val="241312A2"/>
    <w:rsid w:val="24163275"/>
    <w:rsid w:val="245651EF"/>
    <w:rsid w:val="2460A6F2"/>
    <w:rsid w:val="2473A9AA"/>
    <w:rsid w:val="24DE8E95"/>
    <w:rsid w:val="25299677"/>
    <w:rsid w:val="2538E4A3"/>
    <w:rsid w:val="25391679"/>
    <w:rsid w:val="256C6257"/>
    <w:rsid w:val="2570F5DE"/>
    <w:rsid w:val="25716618"/>
    <w:rsid w:val="258E4188"/>
    <w:rsid w:val="2590156C"/>
    <w:rsid w:val="25E8773E"/>
    <w:rsid w:val="25F0C86F"/>
    <w:rsid w:val="25F3AF53"/>
    <w:rsid w:val="260FBBEA"/>
    <w:rsid w:val="260FDD39"/>
    <w:rsid w:val="2640D6CA"/>
    <w:rsid w:val="2659D532"/>
    <w:rsid w:val="266F727B"/>
    <w:rsid w:val="267995A8"/>
    <w:rsid w:val="269354DB"/>
    <w:rsid w:val="26C7A812"/>
    <w:rsid w:val="26CA4DDA"/>
    <w:rsid w:val="26D048BB"/>
    <w:rsid w:val="26D540E9"/>
    <w:rsid w:val="26EF449F"/>
    <w:rsid w:val="2709FE82"/>
    <w:rsid w:val="272D4E09"/>
    <w:rsid w:val="273912B0"/>
    <w:rsid w:val="2771A9E4"/>
    <w:rsid w:val="27756C64"/>
    <w:rsid w:val="27E56061"/>
    <w:rsid w:val="28086B25"/>
    <w:rsid w:val="28181CFD"/>
    <w:rsid w:val="2826A0E0"/>
    <w:rsid w:val="283E60BE"/>
    <w:rsid w:val="28408856"/>
    <w:rsid w:val="2842FD2C"/>
    <w:rsid w:val="284C3C00"/>
    <w:rsid w:val="284F97BB"/>
    <w:rsid w:val="286D8575"/>
    <w:rsid w:val="28891833"/>
    <w:rsid w:val="28D43DF4"/>
    <w:rsid w:val="28EDDAF3"/>
    <w:rsid w:val="28F281E3"/>
    <w:rsid w:val="28F29660"/>
    <w:rsid w:val="2915FEFD"/>
    <w:rsid w:val="293178C1"/>
    <w:rsid w:val="2935B644"/>
    <w:rsid w:val="2955B349"/>
    <w:rsid w:val="29589C2C"/>
    <w:rsid w:val="296F834F"/>
    <w:rsid w:val="297CE2DA"/>
    <w:rsid w:val="298A229D"/>
    <w:rsid w:val="29C26D21"/>
    <w:rsid w:val="29C800E7"/>
    <w:rsid w:val="2A580894"/>
    <w:rsid w:val="2A76CCEB"/>
    <w:rsid w:val="2AA4E332"/>
    <w:rsid w:val="2B04C157"/>
    <w:rsid w:val="2B19DF38"/>
    <w:rsid w:val="2B2B4D1C"/>
    <w:rsid w:val="2B2D1540"/>
    <w:rsid w:val="2B399178"/>
    <w:rsid w:val="2B446624"/>
    <w:rsid w:val="2B66C5FE"/>
    <w:rsid w:val="2B71981F"/>
    <w:rsid w:val="2B720C2F"/>
    <w:rsid w:val="2B9B93EE"/>
    <w:rsid w:val="2B9D2785"/>
    <w:rsid w:val="2C16FA4B"/>
    <w:rsid w:val="2C213242"/>
    <w:rsid w:val="2CD60E8C"/>
    <w:rsid w:val="2CE21476"/>
    <w:rsid w:val="2D02965F"/>
    <w:rsid w:val="2D1BEC5F"/>
    <w:rsid w:val="2D374E3D"/>
    <w:rsid w:val="2D3FCE20"/>
    <w:rsid w:val="2D5C9205"/>
    <w:rsid w:val="2DB1D4B4"/>
    <w:rsid w:val="2DB59C64"/>
    <w:rsid w:val="2DBF0674"/>
    <w:rsid w:val="2DE5DB1C"/>
    <w:rsid w:val="2DEAB942"/>
    <w:rsid w:val="2E0E03D1"/>
    <w:rsid w:val="2E1013F9"/>
    <w:rsid w:val="2E27528A"/>
    <w:rsid w:val="2E2A3C4F"/>
    <w:rsid w:val="2E305F93"/>
    <w:rsid w:val="2E425849"/>
    <w:rsid w:val="2E6D0455"/>
    <w:rsid w:val="2EBEADE1"/>
    <w:rsid w:val="2EC0B1EB"/>
    <w:rsid w:val="2ED34D4F"/>
    <w:rsid w:val="2EE05BAA"/>
    <w:rsid w:val="2EF92BB4"/>
    <w:rsid w:val="2F0546FF"/>
    <w:rsid w:val="2F0D33AA"/>
    <w:rsid w:val="2F275826"/>
    <w:rsid w:val="2F30BF4A"/>
    <w:rsid w:val="2F3CC33A"/>
    <w:rsid w:val="2F43DFFF"/>
    <w:rsid w:val="2F4CFB7A"/>
    <w:rsid w:val="2F67530D"/>
    <w:rsid w:val="2F70E7B7"/>
    <w:rsid w:val="2FA656D2"/>
    <w:rsid w:val="2FA70E69"/>
    <w:rsid w:val="2FBA53ED"/>
    <w:rsid w:val="2FDD7189"/>
    <w:rsid w:val="2FDD9187"/>
    <w:rsid w:val="3021CE1C"/>
    <w:rsid w:val="30357C03"/>
    <w:rsid w:val="30680A51"/>
    <w:rsid w:val="307806A0"/>
    <w:rsid w:val="308CC68E"/>
    <w:rsid w:val="30965662"/>
    <w:rsid w:val="30A2AB17"/>
    <w:rsid w:val="30A8DDAF"/>
    <w:rsid w:val="30B214EE"/>
    <w:rsid w:val="30BE632A"/>
    <w:rsid w:val="30EDD92A"/>
    <w:rsid w:val="31119F98"/>
    <w:rsid w:val="311CBF3D"/>
    <w:rsid w:val="31328D42"/>
    <w:rsid w:val="314B1D2C"/>
    <w:rsid w:val="316F800B"/>
    <w:rsid w:val="31A535D1"/>
    <w:rsid w:val="31FA2E9C"/>
    <w:rsid w:val="31FF1FA9"/>
    <w:rsid w:val="32633682"/>
    <w:rsid w:val="32647B3F"/>
    <w:rsid w:val="328C6B8A"/>
    <w:rsid w:val="329E70AA"/>
    <w:rsid w:val="32A55736"/>
    <w:rsid w:val="32B21992"/>
    <w:rsid w:val="32B48A34"/>
    <w:rsid w:val="32C14619"/>
    <w:rsid w:val="32E5B405"/>
    <w:rsid w:val="32F695C8"/>
    <w:rsid w:val="332230C7"/>
    <w:rsid w:val="3350DF48"/>
    <w:rsid w:val="336F10E3"/>
    <w:rsid w:val="337AD741"/>
    <w:rsid w:val="3397A57B"/>
    <w:rsid w:val="339EFD45"/>
    <w:rsid w:val="33D73025"/>
    <w:rsid w:val="33DE6F26"/>
    <w:rsid w:val="33E528E7"/>
    <w:rsid w:val="33FFDE1D"/>
    <w:rsid w:val="3411625C"/>
    <w:rsid w:val="342F8180"/>
    <w:rsid w:val="344356A5"/>
    <w:rsid w:val="34688442"/>
    <w:rsid w:val="3481C1CF"/>
    <w:rsid w:val="34CAA615"/>
    <w:rsid w:val="3500749D"/>
    <w:rsid w:val="351BB96E"/>
    <w:rsid w:val="3542F37A"/>
    <w:rsid w:val="3544EBFE"/>
    <w:rsid w:val="3555F4FF"/>
    <w:rsid w:val="358049E6"/>
    <w:rsid w:val="35A7FBBF"/>
    <w:rsid w:val="35C3F7B3"/>
    <w:rsid w:val="35CDDDBD"/>
    <w:rsid w:val="35D6D1FA"/>
    <w:rsid w:val="35E842DA"/>
    <w:rsid w:val="360D4506"/>
    <w:rsid w:val="3675B19C"/>
    <w:rsid w:val="36A18BC1"/>
    <w:rsid w:val="36AD4285"/>
    <w:rsid w:val="36AE5B4A"/>
    <w:rsid w:val="3701ADE3"/>
    <w:rsid w:val="3712DE22"/>
    <w:rsid w:val="3716F0B9"/>
    <w:rsid w:val="378EBE1A"/>
    <w:rsid w:val="378F5592"/>
    <w:rsid w:val="37A47B22"/>
    <w:rsid w:val="37C37651"/>
    <w:rsid w:val="37D28AEE"/>
    <w:rsid w:val="3807F0AF"/>
    <w:rsid w:val="380CBCA0"/>
    <w:rsid w:val="3821D6E0"/>
    <w:rsid w:val="38639734"/>
    <w:rsid w:val="387BCE0A"/>
    <w:rsid w:val="38B0682A"/>
    <w:rsid w:val="38C904D5"/>
    <w:rsid w:val="38D1F65B"/>
    <w:rsid w:val="38D6049F"/>
    <w:rsid w:val="38DA1494"/>
    <w:rsid w:val="38E3F29F"/>
    <w:rsid w:val="390ECDEE"/>
    <w:rsid w:val="392032BA"/>
    <w:rsid w:val="3932A719"/>
    <w:rsid w:val="3936CA66"/>
    <w:rsid w:val="3950CE62"/>
    <w:rsid w:val="395A696B"/>
    <w:rsid w:val="39775536"/>
    <w:rsid w:val="398F06BB"/>
    <w:rsid w:val="398FD104"/>
    <w:rsid w:val="3997D876"/>
    <w:rsid w:val="39A7E05D"/>
    <w:rsid w:val="39D621FB"/>
    <w:rsid w:val="3A004BCA"/>
    <w:rsid w:val="3A09B200"/>
    <w:rsid w:val="3A11F047"/>
    <w:rsid w:val="3A13A68F"/>
    <w:rsid w:val="3A260C23"/>
    <w:rsid w:val="3A64A678"/>
    <w:rsid w:val="3A670045"/>
    <w:rsid w:val="3A6C0636"/>
    <w:rsid w:val="3A7764A6"/>
    <w:rsid w:val="3A8F1031"/>
    <w:rsid w:val="3AC1D68B"/>
    <w:rsid w:val="3AF45433"/>
    <w:rsid w:val="3B10B355"/>
    <w:rsid w:val="3B13D310"/>
    <w:rsid w:val="3B34B622"/>
    <w:rsid w:val="3B39E79A"/>
    <w:rsid w:val="3B3AF270"/>
    <w:rsid w:val="3B4296FA"/>
    <w:rsid w:val="3B5C0758"/>
    <w:rsid w:val="3B7CE9C8"/>
    <w:rsid w:val="3B853104"/>
    <w:rsid w:val="3BB1913E"/>
    <w:rsid w:val="3BBF50CB"/>
    <w:rsid w:val="3C389278"/>
    <w:rsid w:val="3C3E5CA3"/>
    <w:rsid w:val="3C6265E8"/>
    <w:rsid w:val="3C72A0C6"/>
    <w:rsid w:val="3C7A28AA"/>
    <w:rsid w:val="3C8B49F4"/>
    <w:rsid w:val="3C8FC437"/>
    <w:rsid w:val="3C9172B5"/>
    <w:rsid w:val="3CB0DB3D"/>
    <w:rsid w:val="3CB24952"/>
    <w:rsid w:val="3D21D171"/>
    <w:rsid w:val="3D4C0D21"/>
    <w:rsid w:val="3D51DA2B"/>
    <w:rsid w:val="3D659970"/>
    <w:rsid w:val="3D97C5CB"/>
    <w:rsid w:val="3DCA2C97"/>
    <w:rsid w:val="3DE3D55F"/>
    <w:rsid w:val="3E07DE7D"/>
    <w:rsid w:val="3E1317B1"/>
    <w:rsid w:val="3E18BF6C"/>
    <w:rsid w:val="3E1DB3C0"/>
    <w:rsid w:val="3E1F51A9"/>
    <w:rsid w:val="3E2DB8E9"/>
    <w:rsid w:val="3E5F005C"/>
    <w:rsid w:val="3EC9E950"/>
    <w:rsid w:val="3ECB35D9"/>
    <w:rsid w:val="3EE991DF"/>
    <w:rsid w:val="3EF8D478"/>
    <w:rsid w:val="3F08CA77"/>
    <w:rsid w:val="3F7E6865"/>
    <w:rsid w:val="3F907007"/>
    <w:rsid w:val="3F9712A6"/>
    <w:rsid w:val="3F99393C"/>
    <w:rsid w:val="3FA977F4"/>
    <w:rsid w:val="3FACD518"/>
    <w:rsid w:val="3FC64C8F"/>
    <w:rsid w:val="3FC7C3DD"/>
    <w:rsid w:val="4005C965"/>
    <w:rsid w:val="404CB444"/>
    <w:rsid w:val="405274BA"/>
    <w:rsid w:val="406D7ADE"/>
    <w:rsid w:val="408131CB"/>
    <w:rsid w:val="40990596"/>
    <w:rsid w:val="40A8DEA5"/>
    <w:rsid w:val="40AFD754"/>
    <w:rsid w:val="40EF74E0"/>
    <w:rsid w:val="40F33364"/>
    <w:rsid w:val="41311A78"/>
    <w:rsid w:val="4161A278"/>
    <w:rsid w:val="416B556B"/>
    <w:rsid w:val="4192ED51"/>
    <w:rsid w:val="41B1AD66"/>
    <w:rsid w:val="41B3538B"/>
    <w:rsid w:val="41BBFC7A"/>
    <w:rsid w:val="41DA58A4"/>
    <w:rsid w:val="41E7AE59"/>
    <w:rsid w:val="42780677"/>
    <w:rsid w:val="427876B1"/>
    <w:rsid w:val="427FC12C"/>
    <w:rsid w:val="4282B589"/>
    <w:rsid w:val="428AA214"/>
    <w:rsid w:val="42BD1391"/>
    <w:rsid w:val="42BFA090"/>
    <w:rsid w:val="42C2BEE2"/>
    <w:rsid w:val="42C6C5E2"/>
    <w:rsid w:val="42D87D73"/>
    <w:rsid w:val="43163F13"/>
    <w:rsid w:val="433737EA"/>
    <w:rsid w:val="433C74C6"/>
    <w:rsid w:val="43445AC4"/>
    <w:rsid w:val="434E8858"/>
    <w:rsid w:val="43539D2C"/>
    <w:rsid w:val="43BED57B"/>
    <w:rsid w:val="442205D2"/>
    <w:rsid w:val="44222410"/>
    <w:rsid w:val="44374B24"/>
    <w:rsid w:val="443E3A0C"/>
    <w:rsid w:val="443E5779"/>
    <w:rsid w:val="4468CD81"/>
    <w:rsid w:val="4476C23F"/>
    <w:rsid w:val="44801EFD"/>
    <w:rsid w:val="448137C2"/>
    <w:rsid w:val="4482714A"/>
    <w:rsid w:val="448A2A43"/>
    <w:rsid w:val="448FDA1F"/>
    <w:rsid w:val="44ABC172"/>
    <w:rsid w:val="44AD9A1B"/>
    <w:rsid w:val="44D77B93"/>
    <w:rsid w:val="44D795C5"/>
    <w:rsid w:val="44DEFE78"/>
    <w:rsid w:val="44F5B602"/>
    <w:rsid w:val="44F9295C"/>
    <w:rsid w:val="45158161"/>
    <w:rsid w:val="4546C7AF"/>
    <w:rsid w:val="4570F6A4"/>
    <w:rsid w:val="45793176"/>
    <w:rsid w:val="457B2C6B"/>
    <w:rsid w:val="45920180"/>
    <w:rsid w:val="45959B7B"/>
    <w:rsid w:val="459A7DCF"/>
    <w:rsid w:val="45A38BCE"/>
    <w:rsid w:val="45A561BB"/>
    <w:rsid w:val="45C1524A"/>
    <w:rsid w:val="45C6C83C"/>
    <w:rsid w:val="45EC06B7"/>
    <w:rsid w:val="460E2B2C"/>
    <w:rsid w:val="4635B888"/>
    <w:rsid w:val="4657335A"/>
    <w:rsid w:val="465F7838"/>
    <w:rsid w:val="4660A8E4"/>
    <w:rsid w:val="4665BC08"/>
    <w:rsid w:val="466675F3"/>
    <w:rsid w:val="46880C28"/>
    <w:rsid w:val="468ED83A"/>
    <w:rsid w:val="46C1C725"/>
    <w:rsid w:val="46C7AF47"/>
    <w:rsid w:val="46C87BC6"/>
    <w:rsid w:val="46D17565"/>
    <w:rsid w:val="46DD2272"/>
    <w:rsid w:val="46E9EE2A"/>
    <w:rsid w:val="46EF7542"/>
    <w:rsid w:val="4704DBE8"/>
    <w:rsid w:val="4715A69E"/>
    <w:rsid w:val="471630C7"/>
    <w:rsid w:val="47261827"/>
    <w:rsid w:val="473BBD71"/>
    <w:rsid w:val="479B33C6"/>
    <w:rsid w:val="47D6A48F"/>
    <w:rsid w:val="47D9FF77"/>
    <w:rsid w:val="47F5C642"/>
    <w:rsid w:val="48079891"/>
    <w:rsid w:val="4833C7AA"/>
    <w:rsid w:val="483B4FD4"/>
    <w:rsid w:val="484BDB49"/>
    <w:rsid w:val="4854D61A"/>
    <w:rsid w:val="485AB514"/>
    <w:rsid w:val="4862A02D"/>
    <w:rsid w:val="48678323"/>
    <w:rsid w:val="486F052E"/>
    <w:rsid w:val="487403F9"/>
    <w:rsid w:val="487E47C7"/>
    <w:rsid w:val="48A97449"/>
    <w:rsid w:val="48FC7EE1"/>
    <w:rsid w:val="492C5B6B"/>
    <w:rsid w:val="4931BD64"/>
    <w:rsid w:val="49360766"/>
    <w:rsid w:val="4939884A"/>
    <w:rsid w:val="49821985"/>
    <w:rsid w:val="49953199"/>
    <w:rsid w:val="49A82A2F"/>
    <w:rsid w:val="49A934DF"/>
    <w:rsid w:val="49B002AC"/>
    <w:rsid w:val="49D35039"/>
    <w:rsid w:val="49E336B4"/>
    <w:rsid w:val="49FFEFD2"/>
    <w:rsid w:val="4A3A71C4"/>
    <w:rsid w:val="4A56BFCE"/>
    <w:rsid w:val="4A615AD0"/>
    <w:rsid w:val="4A68C20A"/>
    <w:rsid w:val="4A68E2B4"/>
    <w:rsid w:val="4A724CC4"/>
    <w:rsid w:val="4A871B29"/>
    <w:rsid w:val="4A925640"/>
    <w:rsid w:val="4ABB99D1"/>
    <w:rsid w:val="4AD5316D"/>
    <w:rsid w:val="4B0C795A"/>
    <w:rsid w:val="4B20DB5F"/>
    <w:rsid w:val="4B2343D7"/>
    <w:rsid w:val="4B3C9E0A"/>
    <w:rsid w:val="4B5F4689"/>
    <w:rsid w:val="4B657465"/>
    <w:rsid w:val="4B7AECCF"/>
    <w:rsid w:val="4B7B754E"/>
    <w:rsid w:val="4BC9E760"/>
    <w:rsid w:val="4BE52C2B"/>
    <w:rsid w:val="4C2F3051"/>
    <w:rsid w:val="4C567F06"/>
    <w:rsid w:val="4C936650"/>
    <w:rsid w:val="4CAD70E0"/>
    <w:rsid w:val="4CB7A765"/>
    <w:rsid w:val="4CE2A7AA"/>
    <w:rsid w:val="4D00DADA"/>
    <w:rsid w:val="4D7AC11B"/>
    <w:rsid w:val="4D8D8B3F"/>
    <w:rsid w:val="4DA7AD47"/>
    <w:rsid w:val="4DAA0C4E"/>
    <w:rsid w:val="4DCD16B8"/>
    <w:rsid w:val="4DE2D49D"/>
    <w:rsid w:val="4DE84E18"/>
    <w:rsid w:val="4E11660F"/>
    <w:rsid w:val="4E2AF978"/>
    <w:rsid w:val="4E36677F"/>
    <w:rsid w:val="4E3E7FDE"/>
    <w:rsid w:val="4E828546"/>
    <w:rsid w:val="4E870D3A"/>
    <w:rsid w:val="4E8D98FF"/>
    <w:rsid w:val="4EC5DE06"/>
    <w:rsid w:val="4ED393C6"/>
    <w:rsid w:val="4ED8DF81"/>
    <w:rsid w:val="4F01EB50"/>
    <w:rsid w:val="4F335046"/>
    <w:rsid w:val="4F3C2F3D"/>
    <w:rsid w:val="4F55F207"/>
    <w:rsid w:val="4F6D0D5A"/>
    <w:rsid w:val="4F7A8421"/>
    <w:rsid w:val="4FA548EA"/>
    <w:rsid w:val="4FD832AC"/>
    <w:rsid w:val="4FF18666"/>
    <w:rsid w:val="50056D4C"/>
    <w:rsid w:val="5035BA80"/>
    <w:rsid w:val="504AC744"/>
    <w:rsid w:val="504CAFB3"/>
    <w:rsid w:val="5054A7ED"/>
    <w:rsid w:val="505710AB"/>
    <w:rsid w:val="505EF29E"/>
    <w:rsid w:val="50672AC3"/>
    <w:rsid w:val="50702C3E"/>
    <w:rsid w:val="508FE571"/>
    <w:rsid w:val="50AFD1E1"/>
    <w:rsid w:val="50B03010"/>
    <w:rsid w:val="50BFFF89"/>
    <w:rsid w:val="50CC3677"/>
    <w:rsid w:val="50D90A45"/>
    <w:rsid w:val="513CCF49"/>
    <w:rsid w:val="513EE10D"/>
    <w:rsid w:val="514906D1"/>
    <w:rsid w:val="518CC3DF"/>
    <w:rsid w:val="51C6D511"/>
    <w:rsid w:val="5248749C"/>
    <w:rsid w:val="52568845"/>
    <w:rsid w:val="525C4ABC"/>
    <w:rsid w:val="527A6B0F"/>
    <w:rsid w:val="52A91C20"/>
    <w:rsid w:val="52D09838"/>
    <w:rsid w:val="52DCE9AC"/>
    <w:rsid w:val="52DFA142"/>
    <w:rsid w:val="52E4D732"/>
    <w:rsid w:val="52FB18D3"/>
    <w:rsid w:val="53494AF9"/>
    <w:rsid w:val="534DABAF"/>
    <w:rsid w:val="5382F3EB"/>
    <w:rsid w:val="538C310B"/>
    <w:rsid w:val="53A6B401"/>
    <w:rsid w:val="53B4B8BD"/>
    <w:rsid w:val="53B4FCAC"/>
    <w:rsid w:val="53D894F7"/>
    <w:rsid w:val="53DEDC95"/>
    <w:rsid w:val="53E5A8A7"/>
    <w:rsid w:val="53FB8553"/>
    <w:rsid w:val="540A5637"/>
    <w:rsid w:val="540BF042"/>
    <w:rsid w:val="541EE6E9"/>
    <w:rsid w:val="54406078"/>
    <w:rsid w:val="545A6333"/>
    <w:rsid w:val="546F9685"/>
    <w:rsid w:val="54DAD50F"/>
    <w:rsid w:val="54ECE9AD"/>
    <w:rsid w:val="5526BC6A"/>
    <w:rsid w:val="555B4229"/>
    <w:rsid w:val="555E5E66"/>
    <w:rsid w:val="5571DA77"/>
    <w:rsid w:val="55C078C6"/>
    <w:rsid w:val="55CFAA33"/>
    <w:rsid w:val="55FA2551"/>
    <w:rsid w:val="56148A6E"/>
    <w:rsid w:val="5617E64C"/>
    <w:rsid w:val="561C77F4"/>
    <w:rsid w:val="56351E92"/>
    <w:rsid w:val="566CF27D"/>
    <w:rsid w:val="56796322"/>
    <w:rsid w:val="56A1DC8A"/>
    <w:rsid w:val="56A795B3"/>
    <w:rsid w:val="56B151F4"/>
    <w:rsid w:val="56CAC9FF"/>
    <w:rsid w:val="57146873"/>
    <w:rsid w:val="5749AF73"/>
    <w:rsid w:val="57692DE0"/>
    <w:rsid w:val="5793005A"/>
    <w:rsid w:val="57BA9A49"/>
    <w:rsid w:val="57F096A0"/>
    <w:rsid w:val="57F88CEE"/>
    <w:rsid w:val="57FB6258"/>
    <w:rsid w:val="584F0C20"/>
    <w:rsid w:val="58528AA4"/>
    <w:rsid w:val="587D6E43"/>
    <w:rsid w:val="5888C3CF"/>
    <w:rsid w:val="588FACF2"/>
    <w:rsid w:val="58BFA0EF"/>
    <w:rsid w:val="58CD4DD3"/>
    <w:rsid w:val="58CF97CD"/>
    <w:rsid w:val="58EE52C2"/>
    <w:rsid w:val="590C7B8D"/>
    <w:rsid w:val="59291319"/>
    <w:rsid w:val="596F7661"/>
    <w:rsid w:val="59A4C0F5"/>
    <w:rsid w:val="59B32835"/>
    <w:rsid w:val="59B66AA3"/>
    <w:rsid w:val="59BE0768"/>
    <w:rsid w:val="59CAD22B"/>
    <w:rsid w:val="59DE604A"/>
    <w:rsid w:val="59E7442B"/>
    <w:rsid w:val="59F6C63F"/>
    <w:rsid w:val="5A46DF31"/>
    <w:rsid w:val="5A6306AD"/>
    <w:rsid w:val="5A86D91D"/>
    <w:rsid w:val="5A8C576D"/>
    <w:rsid w:val="5A8DFC5A"/>
    <w:rsid w:val="5A95843E"/>
    <w:rsid w:val="5A9F13CD"/>
    <w:rsid w:val="5AD982E8"/>
    <w:rsid w:val="5AF34006"/>
    <w:rsid w:val="5B0617A3"/>
    <w:rsid w:val="5B094DE2"/>
    <w:rsid w:val="5B0B5004"/>
    <w:rsid w:val="5B33CE04"/>
    <w:rsid w:val="5B3DAC93"/>
    <w:rsid w:val="5B673A04"/>
    <w:rsid w:val="5B7FCAE9"/>
    <w:rsid w:val="5BA0C7E6"/>
    <w:rsid w:val="5BB4862A"/>
    <w:rsid w:val="5BC8CD65"/>
    <w:rsid w:val="5BDE64EE"/>
    <w:rsid w:val="5BE07BD4"/>
    <w:rsid w:val="5C11A818"/>
    <w:rsid w:val="5C229194"/>
    <w:rsid w:val="5C5EE999"/>
    <w:rsid w:val="5C5F1EA5"/>
    <w:rsid w:val="5C6011CB"/>
    <w:rsid w:val="5C693622"/>
    <w:rsid w:val="5C7248C1"/>
    <w:rsid w:val="5C7974DA"/>
    <w:rsid w:val="5C7C7266"/>
    <w:rsid w:val="5C808C8D"/>
    <w:rsid w:val="5CA9EFBC"/>
    <w:rsid w:val="5D002182"/>
    <w:rsid w:val="5D00C540"/>
    <w:rsid w:val="5D1A9F2B"/>
    <w:rsid w:val="5D1EAB41"/>
    <w:rsid w:val="5D26DDFA"/>
    <w:rsid w:val="5D40A295"/>
    <w:rsid w:val="5D517D9C"/>
    <w:rsid w:val="5D83C911"/>
    <w:rsid w:val="5DA00F94"/>
    <w:rsid w:val="5DA05A4F"/>
    <w:rsid w:val="5DA6E9EE"/>
    <w:rsid w:val="5DEC501C"/>
    <w:rsid w:val="5E1E6E05"/>
    <w:rsid w:val="5E263759"/>
    <w:rsid w:val="5E460034"/>
    <w:rsid w:val="5E489A8E"/>
    <w:rsid w:val="5E4D3E38"/>
    <w:rsid w:val="5E61F89B"/>
    <w:rsid w:val="5E731A1E"/>
    <w:rsid w:val="5F0C9C7D"/>
    <w:rsid w:val="5F443626"/>
    <w:rsid w:val="5F9E123F"/>
    <w:rsid w:val="5FA66BCC"/>
    <w:rsid w:val="5FB4AF65"/>
    <w:rsid w:val="5FBDB881"/>
    <w:rsid w:val="5FCDAEE4"/>
    <w:rsid w:val="5FD490DE"/>
    <w:rsid w:val="5FF51CC0"/>
    <w:rsid w:val="601C2F8C"/>
    <w:rsid w:val="60257F42"/>
    <w:rsid w:val="60738D0E"/>
    <w:rsid w:val="6096FFEB"/>
    <w:rsid w:val="60A2AE2F"/>
    <w:rsid w:val="60B636C7"/>
    <w:rsid w:val="60BA4E9A"/>
    <w:rsid w:val="60D0B5F0"/>
    <w:rsid w:val="60DA9185"/>
    <w:rsid w:val="60EB030E"/>
    <w:rsid w:val="60EE162C"/>
    <w:rsid w:val="61130E5A"/>
    <w:rsid w:val="6125127F"/>
    <w:rsid w:val="61540DDA"/>
    <w:rsid w:val="615F2A9B"/>
    <w:rsid w:val="61788F66"/>
    <w:rsid w:val="61C37A49"/>
    <w:rsid w:val="61D9D167"/>
    <w:rsid w:val="61F30B12"/>
    <w:rsid w:val="62108222"/>
    <w:rsid w:val="625DC385"/>
    <w:rsid w:val="62603695"/>
    <w:rsid w:val="6278256A"/>
    <w:rsid w:val="629248EB"/>
    <w:rsid w:val="62C466D4"/>
    <w:rsid w:val="62CF5A0D"/>
    <w:rsid w:val="62CFF55F"/>
    <w:rsid w:val="62FA40D3"/>
    <w:rsid w:val="62FAFAFC"/>
    <w:rsid w:val="62FD6039"/>
    <w:rsid w:val="6328532A"/>
    <w:rsid w:val="636C7442"/>
    <w:rsid w:val="639A8157"/>
    <w:rsid w:val="63B5D4C3"/>
    <w:rsid w:val="642A82DF"/>
    <w:rsid w:val="64555552"/>
    <w:rsid w:val="646BE8E0"/>
    <w:rsid w:val="64C28466"/>
    <w:rsid w:val="64C8AC60"/>
    <w:rsid w:val="64CC4ACD"/>
    <w:rsid w:val="65159C7A"/>
    <w:rsid w:val="652C9D5C"/>
    <w:rsid w:val="65566542"/>
    <w:rsid w:val="65602B1C"/>
    <w:rsid w:val="6569D31E"/>
    <w:rsid w:val="65CD59D7"/>
    <w:rsid w:val="65D0AF01"/>
    <w:rsid w:val="65E31AE6"/>
    <w:rsid w:val="65E5B316"/>
    <w:rsid w:val="65E7F90C"/>
    <w:rsid w:val="65FFD0D4"/>
    <w:rsid w:val="6627AD76"/>
    <w:rsid w:val="66329BBE"/>
    <w:rsid w:val="664E2CE2"/>
    <w:rsid w:val="666A6FD3"/>
    <w:rsid w:val="667CCCD1"/>
    <w:rsid w:val="66807066"/>
    <w:rsid w:val="66A5B333"/>
    <w:rsid w:val="66B65F6E"/>
    <w:rsid w:val="66DA7446"/>
    <w:rsid w:val="66DEFEF1"/>
    <w:rsid w:val="66E345EF"/>
    <w:rsid w:val="670C93EB"/>
    <w:rsid w:val="6721662A"/>
    <w:rsid w:val="67656B92"/>
    <w:rsid w:val="676B39A7"/>
    <w:rsid w:val="677030B6"/>
    <w:rsid w:val="6798001D"/>
    <w:rsid w:val="679C6E08"/>
    <w:rsid w:val="67B83F7F"/>
    <w:rsid w:val="67D48751"/>
    <w:rsid w:val="67E0AF6F"/>
    <w:rsid w:val="67F877B3"/>
    <w:rsid w:val="6833A2BC"/>
    <w:rsid w:val="68582E4C"/>
    <w:rsid w:val="6869F315"/>
    <w:rsid w:val="688759FC"/>
    <w:rsid w:val="688FDE58"/>
    <w:rsid w:val="689F1600"/>
    <w:rsid w:val="68A6591E"/>
    <w:rsid w:val="68BBD0F0"/>
    <w:rsid w:val="68C8D090"/>
    <w:rsid w:val="68E1C61C"/>
    <w:rsid w:val="68F3284A"/>
    <w:rsid w:val="69056B19"/>
    <w:rsid w:val="692A8B40"/>
    <w:rsid w:val="692FA068"/>
    <w:rsid w:val="694DBD01"/>
    <w:rsid w:val="694DD956"/>
    <w:rsid w:val="698A9DD3"/>
    <w:rsid w:val="69B7D9BB"/>
    <w:rsid w:val="69B9E228"/>
    <w:rsid w:val="69BF0194"/>
    <w:rsid w:val="69C7ADA1"/>
    <w:rsid w:val="6A0C8562"/>
    <w:rsid w:val="6A4DF848"/>
    <w:rsid w:val="6A578967"/>
    <w:rsid w:val="6A646887"/>
    <w:rsid w:val="6A762683"/>
    <w:rsid w:val="6A81E121"/>
    <w:rsid w:val="6A93A6B6"/>
    <w:rsid w:val="6A9BFA0A"/>
    <w:rsid w:val="6AC08A00"/>
    <w:rsid w:val="6AD01C42"/>
    <w:rsid w:val="6AD5AEC8"/>
    <w:rsid w:val="6ADA086E"/>
    <w:rsid w:val="6ADB6529"/>
    <w:rsid w:val="6AEB7F45"/>
    <w:rsid w:val="6B2C157E"/>
    <w:rsid w:val="6B413086"/>
    <w:rsid w:val="6B4348C2"/>
    <w:rsid w:val="6B476C0F"/>
    <w:rsid w:val="6B4D391E"/>
    <w:rsid w:val="6B8DAE00"/>
    <w:rsid w:val="6B9477C2"/>
    <w:rsid w:val="6B9EBB99"/>
    <w:rsid w:val="6BA99202"/>
    <w:rsid w:val="6BB61D8E"/>
    <w:rsid w:val="6BC77F1A"/>
    <w:rsid w:val="6BD0F546"/>
    <w:rsid w:val="6BE261F3"/>
    <w:rsid w:val="6C0B3C28"/>
    <w:rsid w:val="6C0EA75A"/>
    <w:rsid w:val="6C6F5A23"/>
    <w:rsid w:val="6C73403D"/>
    <w:rsid w:val="6C74D3D4"/>
    <w:rsid w:val="6CD42F8C"/>
    <w:rsid w:val="6CD6BDE4"/>
    <w:rsid w:val="6CF9DFAF"/>
    <w:rsid w:val="6D147EE4"/>
    <w:rsid w:val="6D430483"/>
    <w:rsid w:val="6D470C0C"/>
    <w:rsid w:val="6D76BF9D"/>
    <w:rsid w:val="6DC1C87D"/>
    <w:rsid w:val="6DCE279A"/>
    <w:rsid w:val="6DD34B55"/>
    <w:rsid w:val="6DDB2B8C"/>
    <w:rsid w:val="6E24EE4B"/>
    <w:rsid w:val="6E3DADA3"/>
    <w:rsid w:val="6E703A72"/>
    <w:rsid w:val="6E748771"/>
    <w:rsid w:val="6E8C19C3"/>
    <w:rsid w:val="6EEC95F4"/>
    <w:rsid w:val="6EEDEC8B"/>
    <w:rsid w:val="6F4BCD07"/>
    <w:rsid w:val="6F6FBB23"/>
    <w:rsid w:val="6F78D4D3"/>
    <w:rsid w:val="6F8DF71D"/>
    <w:rsid w:val="6F9C3D97"/>
    <w:rsid w:val="6FDCAF71"/>
    <w:rsid w:val="700011F0"/>
    <w:rsid w:val="701057D2"/>
    <w:rsid w:val="7022F89E"/>
    <w:rsid w:val="702B8C24"/>
    <w:rsid w:val="702F7AE4"/>
    <w:rsid w:val="70343765"/>
    <w:rsid w:val="703AB45C"/>
    <w:rsid w:val="704C6A61"/>
    <w:rsid w:val="705101C2"/>
    <w:rsid w:val="7080EFC7"/>
    <w:rsid w:val="70A3A0E3"/>
    <w:rsid w:val="70AC2B14"/>
    <w:rsid w:val="70B8ABC8"/>
    <w:rsid w:val="70E3A551"/>
    <w:rsid w:val="70F1EBF3"/>
    <w:rsid w:val="7146235B"/>
    <w:rsid w:val="7196930E"/>
    <w:rsid w:val="71C5C8EE"/>
    <w:rsid w:val="71D4CE1E"/>
    <w:rsid w:val="71FDA433"/>
    <w:rsid w:val="72215CF5"/>
    <w:rsid w:val="72333470"/>
    <w:rsid w:val="7245F846"/>
    <w:rsid w:val="725E2F1C"/>
    <w:rsid w:val="72642369"/>
    <w:rsid w:val="7294D4F9"/>
    <w:rsid w:val="72B102C3"/>
    <w:rsid w:val="72B6478D"/>
    <w:rsid w:val="72D0B6E5"/>
    <w:rsid w:val="72D7A751"/>
    <w:rsid w:val="72E84D44"/>
    <w:rsid w:val="730224B7"/>
    <w:rsid w:val="730A10C3"/>
    <w:rsid w:val="7347F894"/>
    <w:rsid w:val="734EB62F"/>
    <w:rsid w:val="7353E796"/>
    <w:rsid w:val="73587085"/>
    <w:rsid w:val="736C2609"/>
    <w:rsid w:val="73B3D8AF"/>
    <w:rsid w:val="73E3CBD6"/>
    <w:rsid w:val="73E3FA2E"/>
    <w:rsid w:val="73F22270"/>
    <w:rsid w:val="7426BF96"/>
    <w:rsid w:val="742F8102"/>
    <w:rsid w:val="743EB903"/>
    <w:rsid w:val="743F72BA"/>
    <w:rsid w:val="74578C46"/>
    <w:rsid w:val="7457F43B"/>
    <w:rsid w:val="7462C9C6"/>
    <w:rsid w:val="746DEC2C"/>
    <w:rsid w:val="74725200"/>
    <w:rsid w:val="7474122D"/>
    <w:rsid w:val="7479281E"/>
    <w:rsid w:val="7495BB8A"/>
    <w:rsid w:val="74B6D146"/>
    <w:rsid w:val="74EA8690"/>
    <w:rsid w:val="7507CD1D"/>
    <w:rsid w:val="750E6DDC"/>
    <w:rsid w:val="7518EB18"/>
    <w:rsid w:val="753AFA52"/>
    <w:rsid w:val="7544E4C2"/>
    <w:rsid w:val="756F2B50"/>
    <w:rsid w:val="75700517"/>
    <w:rsid w:val="75708D11"/>
    <w:rsid w:val="7570D4F9"/>
    <w:rsid w:val="759C8125"/>
    <w:rsid w:val="75E875CF"/>
    <w:rsid w:val="76024ABB"/>
    <w:rsid w:val="7604F356"/>
    <w:rsid w:val="7624D290"/>
    <w:rsid w:val="769EE65D"/>
    <w:rsid w:val="76A4DAAA"/>
    <w:rsid w:val="76B4E691"/>
    <w:rsid w:val="76D0766B"/>
    <w:rsid w:val="76D70273"/>
    <w:rsid w:val="76F238F6"/>
    <w:rsid w:val="7701E036"/>
    <w:rsid w:val="771954CF"/>
    <w:rsid w:val="77261995"/>
    <w:rsid w:val="7729915C"/>
    <w:rsid w:val="7753BBDE"/>
    <w:rsid w:val="7792767F"/>
    <w:rsid w:val="77C1AC8C"/>
    <w:rsid w:val="77CA9DE5"/>
    <w:rsid w:val="77DA3A8D"/>
    <w:rsid w:val="77F9C256"/>
    <w:rsid w:val="78157109"/>
    <w:rsid w:val="781572F6"/>
    <w:rsid w:val="781B69B7"/>
    <w:rsid w:val="781EF413"/>
    <w:rsid w:val="7822B2C7"/>
    <w:rsid w:val="7831B073"/>
    <w:rsid w:val="7835D3C0"/>
    <w:rsid w:val="784961DF"/>
    <w:rsid w:val="7855B5DE"/>
    <w:rsid w:val="78654ECD"/>
    <w:rsid w:val="786FD39C"/>
    <w:rsid w:val="7893BC61"/>
    <w:rsid w:val="78BA5B1B"/>
    <w:rsid w:val="78C561BD"/>
    <w:rsid w:val="78DEA79D"/>
    <w:rsid w:val="78E03F0E"/>
    <w:rsid w:val="78F63B68"/>
    <w:rsid w:val="791CDDF1"/>
    <w:rsid w:val="792706FD"/>
    <w:rsid w:val="7932E4FF"/>
    <w:rsid w:val="79771CF3"/>
    <w:rsid w:val="797B5D2B"/>
    <w:rsid w:val="79BBDFCE"/>
    <w:rsid w:val="79C02143"/>
    <w:rsid w:val="79D1BF32"/>
    <w:rsid w:val="7A19F258"/>
    <w:rsid w:val="7A205ABC"/>
    <w:rsid w:val="7A38E980"/>
    <w:rsid w:val="7A4E78B9"/>
    <w:rsid w:val="7A61321E"/>
    <w:rsid w:val="7A6B3112"/>
    <w:rsid w:val="7A6C891F"/>
    <w:rsid w:val="7A6EC358"/>
    <w:rsid w:val="7A8AED61"/>
    <w:rsid w:val="7A90A445"/>
    <w:rsid w:val="7ACC7FD0"/>
    <w:rsid w:val="7AD8E864"/>
    <w:rsid w:val="7AEE19CF"/>
    <w:rsid w:val="7AEEF567"/>
    <w:rsid w:val="7AF4D888"/>
    <w:rsid w:val="7AFDAB20"/>
    <w:rsid w:val="7B17CF9C"/>
    <w:rsid w:val="7B292C18"/>
    <w:rsid w:val="7B2F523B"/>
    <w:rsid w:val="7B530A79"/>
    <w:rsid w:val="7B612367"/>
    <w:rsid w:val="7B7D43FB"/>
    <w:rsid w:val="7BAA9B8C"/>
    <w:rsid w:val="7BB9E537"/>
    <w:rsid w:val="7BC3D662"/>
    <w:rsid w:val="7C06A0D9"/>
    <w:rsid w:val="7C389AA9"/>
    <w:rsid w:val="7C7FA67C"/>
    <w:rsid w:val="7C80AE2E"/>
    <w:rsid w:val="7C8D1680"/>
    <w:rsid w:val="7C938734"/>
    <w:rsid w:val="7CB9C71B"/>
    <w:rsid w:val="7CEC823F"/>
    <w:rsid w:val="7CF9DFF2"/>
    <w:rsid w:val="7D4D8F2A"/>
    <w:rsid w:val="7D60D86A"/>
    <w:rsid w:val="7D66960C"/>
    <w:rsid w:val="7D6B54AB"/>
    <w:rsid w:val="7D80DF0C"/>
    <w:rsid w:val="7D8C3E7B"/>
    <w:rsid w:val="7DC28290"/>
    <w:rsid w:val="7DD4C519"/>
    <w:rsid w:val="7DD599FA"/>
    <w:rsid w:val="7DE760B6"/>
    <w:rsid w:val="7DF537F1"/>
    <w:rsid w:val="7DF63410"/>
    <w:rsid w:val="7DFF8CF4"/>
    <w:rsid w:val="7DFFA6D8"/>
    <w:rsid w:val="7E2176BD"/>
    <w:rsid w:val="7E340A36"/>
    <w:rsid w:val="7E393D59"/>
    <w:rsid w:val="7E76FFDF"/>
    <w:rsid w:val="7EB38E8F"/>
    <w:rsid w:val="7EFB4330"/>
    <w:rsid w:val="7F0B85C2"/>
    <w:rsid w:val="7F2B26F9"/>
    <w:rsid w:val="7F67DEA6"/>
    <w:rsid w:val="7F87FA53"/>
    <w:rsid w:val="7FC1CF12"/>
    <w:rsid w:val="7FC57112"/>
    <w:rsid w:val="7FEC1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6C71A"/>
  <w15:docId w15:val="{FD9A6DC3-86B3-432E-81F4-BD2C6A2D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74CBE"/>
    <w:rPr>
      <w:lang w:val="en-GB"/>
    </w:rPr>
  </w:style>
  <w:style w:type="paragraph" w:styleId="Heading1">
    <w:name w:val="heading 1"/>
    <w:basedOn w:val="Normal"/>
    <w:next w:val="Normal"/>
    <w:link w:val="Heading1Char"/>
    <w:uiPriority w:val="9"/>
    <w:qFormat/>
    <w:rsid w:val="008415AA"/>
    <w:pPr>
      <w:keepNext/>
      <w:keepLines/>
      <w:numPr>
        <w:numId w:val="12"/>
      </w:numPr>
      <w:spacing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71037"/>
    <w:pPr>
      <w:keepNext/>
      <w:keepLines/>
      <w:numPr>
        <w:ilvl w:val="1"/>
        <w:numId w:val="1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71037"/>
    <w:pPr>
      <w:keepNext/>
      <w:keepLines/>
      <w:numPr>
        <w:ilvl w:val="2"/>
        <w:numId w:val="1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71037"/>
    <w:pPr>
      <w:keepNext/>
      <w:keepLines/>
      <w:numPr>
        <w:ilvl w:val="3"/>
        <w:numId w:val="1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71037"/>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71037"/>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71037"/>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71037"/>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1037"/>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C18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8D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C18D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C18DF"/>
    <w:rPr>
      <w:rFonts w:eastAsiaTheme="minorEastAsia"/>
      <w:color w:val="5A5A5A" w:themeColor="text1" w:themeTint="A5"/>
      <w:spacing w:val="15"/>
      <w:lang w:val="en-GB"/>
    </w:rPr>
  </w:style>
  <w:style w:type="character" w:customStyle="1" w:styleId="Heading1Char">
    <w:name w:val="Heading 1 Char"/>
    <w:basedOn w:val="DefaultParagraphFont"/>
    <w:link w:val="Heading1"/>
    <w:uiPriority w:val="9"/>
    <w:rsid w:val="008415AA"/>
    <w:rPr>
      <w:rFonts w:asciiTheme="majorHAnsi" w:eastAsiaTheme="majorEastAsia" w:hAnsiTheme="majorHAnsi" w:cstheme="majorBidi"/>
      <w:color w:val="2E74B5" w:themeColor="accent1" w:themeShade="BF"/>
      <w:sz w:val="32"/>
      <w:szCs w:val="32"/>
      <w:lang w:val="en-GB"/>
    </w:rPr>
  </w:style>
  <w:style w:type="paragraph" w:styleId="ListParagraph">
    <w:name w:val="List Paragraph"/>
    <w:basedOn w:val="Normal"/>
    <w:uiPriority w:val="34"/>
    <w:qFormat/>
    <w:rsid w:val="00EF1EBC"/>
    <w:pPr>
      <w:ind w:left="720"/>
      <w:contextualSpacing/>
    </w:pPr>
  </w:style>
  <w:style w:type="character" w:styleId="Hyperlink">
    <w:name w:val="Hyperlink"/>
    <w:basedOn w:val="DefaultParagraphFont"/>
    <w:uiPriority w:val="99"/>
    <w:unhideWhenUsed/>
    <w:rsid w:val="00EF1EBC"/>
    <w:rPr>
      <w:color w:val="0563C1" w:themeColor="hyperlink"/>
      <w:u w:val="single"/>
    </w:rPr>
  </w:style>
  <w:style w:type="paragraph" w:styleId="NoSpacing">
    <w:name w:val="No Spacing"/>
    <w:uiPriority w:val="1"/>
    <w:qFormat/>
    <w:rsid w:val="005B3128"/>
    <w:pPr>
      <w:spacing w:after="0" w:line="240" w:lineRule="auto"/>
    </w:pPr>
    <w:rPr>
      <w:lang w:val="en-GB"/>
    </w:rPr>
  </w:style>
  <w:style w:type="paragraph" w:styleId="Header">
    <w:name w:val="header"/>
    <w:basedOn w:val="Normal"/>
    <w:link w:val="HeaderChar"/>
    <w:uiPriority w:val="99"/>
    <w:unhideWhenUsed/>
    <w:rsid w:val="00CF6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B97"/>
    <w:rPr>
      <w:lang w:val="en-GB"/>
    </w:rPr>
  </w:style>
  <w:style w:type="paragraph" w:styleId="Footer">
    <w:name w:val="footer"/>
    <w:basedOn w:val="Normal"/>
    <w:link w:val="FooterChar"/>
    <w:uiPriority w:val="99"/>
    <w:unhideWhenUsed/>
    <w:rsid w:val="00CF6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B97"/>
    <w:rPr>
      <w:lang w:val="en-GB"/>
    </w:rPr>
  </w:style>
  <w:style w:type="paragraph" w:styleId="Caption">
    <w:name w:val="caption"/>
    <w:basedOn w:val="Normal"/>
    <w:next w:val="Normal"/>
    <w:uiPriority w:val="35"/>
    <w:unhideWhenUsed/>
    <w:qFormat/>
    <w:rsid w:val="00CF6B9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F6B97"/>
    <w:pPr>
      <w:spacing w:after="0"/>
    </w:pPr>
  </w:style>
  <w:style w:type="paragraph" w:styleId="TOC1">
    <w:name w:val="toc 1"/>
    <w:basedOn w:val="Normal"/>
    <w:next w:val="Normal"/>
    <w:autoRedefine/>
    <w:uiPriority w:val="39"/>
    <w:unhideWhenUsed/>
    <w:rsid w:val="006940A8"/>
    <w:pPr>
      <w:spacing w:after="100"/>
    </w:pPr>
  </w:style>
  <w:style w:type="paragraph" w:styleId="Bibliography">
    <w:name w:val="Bibliography"/>
    <w:basedOn w:val="Normal"/>
    <w:next w:val="Normal"/>
    <w:uiPriority w:val="37"/>
    <w:unhideWhenUsed/>
    <w:rsid w:val="004C579A"/>
  </w:style>
  <w:style w:type="numbering" w:customStyle="1" w:styleId="Headings">
    <w:name w:val="Headings"/>
    <w:uiPriority w:val="99"/>
    <w:rsid w:val="00171037"/>
    <w:pPr>
      <w:numPr>
        <w:numId w:val="11"/>
      </w:numPr>
    </w:pPr>
  </w:style>
  <w:style w:type="character" w:customStyle="1" w:styleId="Heading2Char">
    <w:name w:val="Heading 2 Char"/>
    <w:basedOn w:val="DefaultParagraphFont"/>
    <w:link w:val="Heading2"/>
    <w:uiPriority w:val="9"/>
    <w:rsid w:val="00171037"/>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basedOn w:val="DefaultParagraphFont"/>
    <w:link w:val="Heading3"/>
    <w:uiPriority w:val="9"/>
    <w:rsid w:val="00171037"/>
    <w:rPr>
      <w:rFonts w:asciiTheme="majorHAnsi" w:eastAsiaTheme="majorEastAsia" w:hAnsiTheme="majorHAnsi" w:cstheme="majorBidi"/>
      <w:color w:val="1F4D78" w:themeColor="accent1" w:themeShade="7F"/>
      <w:sz w:val="24"/>
      <w:szCs w:val="24"/>
      <w:lang w:val="en-GB"/>
    </w:rPr>
  </w:style>
  <w:style w:type="character" w:customStyle="1" w:styleId="Heading4Char">
    <w:name w:val="Heading 4 Char"/>
    <w:basedOn w:val="DefaultParagraphFont"/>
    <w:link w:val="Heading4"/>
    <w:uiPriority w:val="9"/>
    <w:semiHidden/>
    <w:rsid w:val="00171037"/>
    <w:rPr>
      <w:rFonts w:asciiTheme="majorHAnsi" w:eastAsiaTheme="majorEastAsia" w:hAnsiTheme="majorHAnsi" w:cstheme="majorBidi"/>
      <w:i/>
      <w:iCs/>
      <w:color w:val="2E74B5" w:themeColor="accent1" w:themeShade="BF"/>
      <w:lang w:val="en-GB"/>
    </w:rPr>
  </w:style>
  <w:style w:type="character" w:customStyle="1" w:styleId="Heading5Char">
    <w:name w:val="Heading 5 Char"/>
    <w:basedOn w:val="DefaultParagraphFont"/>
    <w:link w:val="Heading5"/>
    <w:uiPriority w:val="9"/>
    <w:semiHidden/>
    <w:rsid w:val="00171037"/>
    <w:rPr>
      <w:rFonts w:asciiTheme="majorHAnsi" w:eastAsiaTheme="majorEastAsia" w:hAnsiTheme="majorHAnsi" w:cstheme="majorBidi"/>
      <w:color w:val="2E74B5" w:themeColor="accent1" w:themeShade="BF"/>
      <w:lang w:val="en-GB"/>
    </w:rPr>
  </w:style>
  <w:style w:type="character" w:customStyle="1" w:styleId="Heading6Char">
    <w:name w:val="Heading 6 Char"/>
    <w:basedOn w:val="DefaultParagraphFont"/>
    <w:link w:val="Heading6"/>
    <w:uiPriority w:val="9"/>
    <w:semiHidden/>
    <w:rsid w:val="00171037"/>
    <w:rPr>
      <w:rFonts w:asciiTheme="majorHAnsi" w:eastAsiaTheme="majorEastAsia" w:hAnsiTheme="majorHAnsi" w:cstheme="majorBidi"/>
      <w:color w:val="1F4D78" w:themeColor="accent1" w:themeShade="7F"/>
      <w:lang w:val="en-GB"/>
    </w:rPr>
  </w:style>
  <w:style w:type="character" w:customStyle="1" w:styleId="Heading7Char">
    <w:name w:val="Heading 7 Char"/>
    <w:basedOn w:val="DefaultParagraphFont"/>
    <w:link w:val="Heading7"/>
    <w:uiPriority w:val="9"/>
    <w:semiHidden/>
    <w:rsid w:val="00171037"/>
    <w:rPr>
      <w:rFonts w:asciiTheme="majorHAnsi" w:eastAsiaTheme="majorEastAsia" w:hAnsiTheme="majorHAnsi" w:cstheme="majorBidi"/>
      <w:i/>
      <w:iCs/>
      <w:color w:val="1F4D78" w:themeColor="accent1" w:themeShade="7F"/>
      <w:lang w:val="en-GB"/>
    </w:rPr>
  </w:style>
  <w:style w:type="character" w:customStyle="1" w:styleId="Heading8Char">
    <w:name w:val="Heading 8 Char"/>
    <w:basedOn w:val="DefaultParagraphFont"/>
    <w:link w:val="Heading8"/>
    <w:uiPriority w:val="9"/>
    <w:semiHidden/>
    <w:rsid w:val="00171037"/>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171037"/>
    <w:rPr>
      <w:rFonts w:asciiTheme="majorHAnsi" w:eastAsiaTheme="majorEastAsia" w:hAnsiTheme="majorHAnsi" w:cstheme="majorBidi"/>
      <w:i/>
      <w:iCs/>
      <w:color w:val="272727" w:themeColor="text1" w:themeTint="D8"/>
      <w:sz w:val="21"/>
      <w:szCs w:val="21"/>
      <w:lang w:val="en-GB"/>
    </w:rPr>
  </w:style>
  <w:style w:type="table" w:styleId="TableGrid">
    <w:name w:val="Table Grid"/>
    <w:basedOn w:val="TableNormal"/>
    <w:uiPriority w:val="39"/>
    <w:rsid w:val="008E2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357A4"/>
    <w:pPr>
      <w:autoSpaceDE w:val="0"/>
      <w:autoSpaceDN w:val="0"/>
      <w:adjustRightInd w:val="0"/>
      <w:spacing w:after="0" w:line="240" w:lineRule="auto"/>
    </w:pPr>
    <w:rPr>
      <w:rFonts w:ascii="Lucida Sans Unicode" w:eastAsia="Times New Roman" w:hAnsi="Lucida Sans Unicode" w:cs="Lucida Sans Unicode"/>
      <w:color w:val="000000"/>
      <w:sz w:val="24"/>
      <w:szCs w:val="24"/>
      <w:lang w:val="nl-NL" w:eastAsia="nl-NL"/>
    </w:rPr>
  </w:style>
  <w:style w:type="paragraph" w:styleId="TOC2">
    <w:name w:val="toc 2"/>
    <w:basedOn w:val="Normal"/>
    <w:next w:val="Normal"/>
    <w:autoRedefine/>
    <w:uiPriority w:val="39"/>
    <w:unhideWhenUsed/>
    <w:rsid w:val="008C17D2"/>
    <w:pPr>
      <w:spacing w:after="100"/>
      <w:ind w:left="220"/>
    </w:pPr>
  </w:style>
  <w:style w:type="table" w:styleId="GridTable1Light-Accent5">
    <w:name w:val="Grid Table 1 Light Accent 5"/>
    <w:basedOn w:val="TableNormal"/>
    <w:uiPriority w:val="46"/>
    <w:rsid w:val="00BE359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30F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944FA6"/>
    <w:pPr>
      <w:spacing w:after="0" w:line="240" w:lineRule="auto"/>
    </w:pPr>
    <w:rPr>
      <w:lang w:val="en-GB"/>
    </w:rPr>
  </w:style>
  <w:style w:type="character" w:styleId="CommentReference">
    <w:name w:val="annotation reference"/>
    <w:basedOn w:val="DefaultParagraphFont"/>
    <w:uiPriority w:val="99"/>
    <w:semiHidden/>
    <w:unhideWhenUsed/>
    <w:rsid w:val="00EC7195"/>
    <w:rPr>
      <w:sz w:val="16"/>
      <w:szCs w:val="16"/>
    </w:rPr>
  </w:style>
  <w:style w:type="paragraph" w:styleId="CommentText">
    <w:name w:val="annotation text"/>
    <w:basedOn w:val="Normal"/>
    <w:link w:val="CommentTextChar"/>
    <w:uiPriority w:val="99"/>
    <w:unhideWhenUsed/>
    <w:rsid w:val="00EC7195"/>
    <w:pPr>
      <w:spacing w:line="240" w:lineRule="auto"/>
    </w:pPr>
    <w:rPr>
      <w:sz w:val="20"/>
      <w:szCs w:val="20"/>
    </w:rPr>
  </w:style>
  <w:style w:type="character" w:customStyle="1" w:styleId="CommentTextChar">
    <w:name w:val="Comment Text Char"/>
    <w:basedOn w:val="DefaultParagraphFont"/>
    <w:link w:val="CommentText"/>
    <w:uiPriority w:val="99"/>
    <w:rsid w:val="00EC7195"/>
    <w:rPr>
      <w:sz w:val="20"/>
      <w:szCs w:val="20"/>
      <w:lang w:val="en-GB"/>
    </w:rPr>
  </w:style>
  <w:style w:type="paragraph" w:styleId="CommentSubject">
    <w:name w:val="annotation subject"/>
    <w:basedOn w:val="CommentText"/>
    <w:next w:val="CommentText"/>
    <w:link w:val="CommentSubjectChar"/>
    <w:uiPriority w:val="99"/>
    <w:semiHidden/>
    <w:unhideWhenUsed/>
    <w:rsid w:val="00EC7195"/>
    <w:rPr>
      <w:b/>
      <w:bCs/>
    </w:rPr>
  </w:style>
  <w:style w:type="character" w:customStyle="1" w:styleId="CommentSubjectChar">
    <w:name w:val="Comment Subject Char"/>
    <w:basedOn w:val="CommentTextChar"/>
    <w:link w:val="CommentSubject"/>
    <w:uiPriority w:val="99"/>
    <w:semiHidden/>
    <w:rsid w:val="00EC7195"/>
    <w:rPr>
      <w:b/>
      <w:bCs/>
      <w:sz w:val="20"/>
      <w:szCs w:val="20"/>
      <w:lang w:val="en-GB"/>
    </w:rPr>
  </w:style>
  <w:style w:type="paragraph" w:styleId="TOC3">
    <w:name w:val="toc 3"/>
    <w:basedOn w:val="Normal"/>
    <w:next w:val="Normal"/>
    <w:autoRedefine/>
    <w:uiPriority w:val="39"/>
    <w:unhideWhenUsed/>
    <w:rsid w:val="00926A5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9574">
      <w:bodyDiv w:val="1"/>
      <w:marLeft w:val="0"/>
      <w:marRight w:val="0"/>
      <w:marTop w:val="0"/>
      <w:marBottom w:val="0"/>
      <w:divBdr>
        <w:top w:val="none" w:sz="0" w:space="0" w:color="auto"/>
        <w:left w:val="none" w:sz="0" w:space="0" w:color="auto"/>
        <w:bottom w:val="none" w:sz="0" w:space="0" w:color="auto"/>
        <w:right w:val="none" w:sz="0" w:space="0" w:color="auto"/>
      </w:divBdr>
    </w:div>
    <w:div w:id="199628501">
      <w:bodyDiv w:val="1"/>
      <w:marLeft w:val="0"/>
      <w:marRight w:val="0"/>
      <w:marTop w:val="0"/>
      <w:marBottom w:val="0"/>
      <w:divBdr>
        <w:top w:val="none" w:sz="0" w:space="0" w:color="auto"/>
        <w:left w:val="none" w:sz="0" w:space="0" w:color="auto"/>
        <w:bottom w:val="none" w:sz="0" w:space="0" w:color="auto"/>
        <w:right w:val="none" w:sz="0" w:space="0" w:color="auto"/>
      </w:divBdr>
    </w:div>
    <w:div w:id="454178843">
      <w:bodyDiv w:val="1"/>
      <w:marLeft w:val="0"/>
      <w:marRight w:val="0"/>
      <w:marTop w:val="0"/>
      <w:marBottom w:val="0"/>
      <w:divBdr>
        <w:top w:val="none" w:sz="0" w:space="0" w:color="auto"/>
        <w:left w:val="none" w:sz="0" w:space="0" w:color="auto"/>
        <w:bottom w:val="none" w:sz="0" w:space="0" w:color="auto"/>
        <w:right w:val="none" w:sz="0" w:space="0" w:color="auto"/>
      </w:divBdr>
    </w:div>
    <w:div w:id="1577596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8.png"/><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0E26375DE85A4685D5D64374B725F7" ma:contentTypeVersion="7" ma:contentTypeDescription="Create a new document." ma:contentTypeScope="" ma:versionID="71ee560781de460587b85f785734587a">
  <xsd:schema xmlns:xsd="http://www.w3.org/2001/XMLSchema" xmlns:xs="http://www.w3.org/2001/XMLSchema" xmlns:p="http://schemas.microsoft.com/office/2006/metadata/properties" xmlns:ns2="8b74914f-8046-4ac3-b4b3-eccc179866aa" xmlns:ns3="a673cc92-6b88-44c5-b5ba-39ecc6e9079a" targetNamespace="http://schemas.microsoft.com/office/2006/metadata/properties" ma:root="true" ma:fieldsID="c9a985065279e7bf3f3dcbe3167e2b18" ns2:_="" ns3:_="">
    <xsd:import namespace="8b74914f-8046-4ac3-b4b3-eccc179866aa"/>
    <xsd:import namespace="a673cc92-6b88-44c5-b5ba-39ecc6e9079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74914f-8046-4ac3-b4b3-eccc179866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3cc92-6b88-44c5-b5ba-39ecc6e9079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Gri10</b:Tag>
    <b:SourceType>Book</b:SourceType>
    <b:Guid>{055D88BF-F3B6-4245-88E2-BCCE9495EFD4}</b:Guid>
    <b:Author>
      <b:Author>
        <b:NameList>
          <b:Person>
            <b:Last>Grit</b:Last>
            <b:First>Roel</b:First>
          </b:Person>
        </b:NameList>
      </b:Author>
    </b:Author>
    <b:Title>Project managment</b:Title>
    <b:Year>2010</b:Year>
    <b:Publisher>Noordhoff Uitgevers</b:Publishe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3C4682-0334-4E96-9943-85C7BBA716B4}">
  <ds:schemaRefs>
    <ds:schemaRef ds:uri="http://schemas.microsoft.com/sharepoint/v3/contenttype/forms"/>
  </ds:schemaRefs>
</ds:datastoreItem>
</file>

<file path=customXml/itemProps2.xml><?xml version="1.0" encoding="utf-8"?>
<ds:datastoreItem xmlns:ds="http://schemas.openxmlformats.org/officeDocument/2006/customXml" ds:itemID="{73153C74-D1EB-4344-A1DB-CF581EB4D7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74914f-8046-4ac3-b4b3-eccc179866aa"/>
    <ds:schemaRef ds:uri="a673cc92-6b88-44c5-b5ba-39ecc6e907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0BDA28-5A0E-4F16-8DF2-715DD5CB2722}">
  <ds:schemaRefs>
    <ds:schemaRef ds:uri="http://schemas.openxmlformats.org/officeDocument/2006/bibliography"/>
  </ds:schemaRefs>
</ds:datastoreItem>
</file>

<file path=customXml/itemProps4.xml><?xml version="1.0" encoding="utf-8"?>
<ds:datastoreItem xmlns:ds="http://schemas.openxmlformats.org/officeDocument/2006/customXml" ds:itemID="{B54AF64D-7A55-4550-8F1C-DDFA097CBE9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6061</Words>
  <Characters>34549</Characters>
  <Application>Microsoft Office Word</Application>
  <DocSecurity>0</DocSecurity>
  <Lines>287</Lines>
  <Paragraphs>81</Paragraphs>
  <ScaleCrop>false</ScaleCrop>
  <Company>Saxion</Company>
  <LinksUpToDate>false</LinksUpToDate>
  <CharactersWithSpaces>40529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Saxion</dc:creator>
  <cp:keywords/>
  <dc:description/>
  <cp:lastModifiedBy>Nhat Ha Pham</cp:lastModifiedBy>
  <cp:revision>2</cp:revision>
  <dcterms:created xsi:type="dcterms:W3CDTF">2025-10-13T10:22:00Z</dcterms:created>
  <dcterms:modified xsi:type="dcterms:W3CDTF">2025-10-13T10:22:00Z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0x010100BF0E26375DE85A4685D5D64374B725F7</vt:lpwstr>
  </property>
</Properties>
</file>